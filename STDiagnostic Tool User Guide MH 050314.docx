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1BB" w:rsidRPr="003A01B7" w:rsidRDefault="003A01B7" w:rsidP="003A01B7">
      <w:pPr>
        <w:jc w:val="center"/>
        <w:rPr>
          <w:b/>
          <w:sz w:val="56"/>
        </w:rPr>
      </w:pPr>
      <w:proofErr w:type="spellStart"/>
      <w:r w:rsidRPr="003A01B7">
        <w:rPr>
          <w:rFonts w:hint="eastAsia"/>
          <w:b/>
          <w:sz w:val="56"/>
        </w:rPr>
        <w:t>S</w:t>
      </w:r>
      <w:ins w:id="0" w:author="mhe" w:date="2014-03-05T13:36:00Z">
        <w:r w:rsidR="00C154F3">
          <w:rPr>
            <w:rFonts w:hint="eastAsia"/>
            <w:b/>
            <w:sz w:val="56"/>
          </w:rPr>
          <w:t>moke</w:t>
        </w:r>
      </w:ins>
      <w:r w:rsidRPr="003A01B7">
        <w:rPr>
          <w:rFonts w:hint="eastAsia"/>
          <w:b/>
          <w:sz w:val="56"/>
        </w:rPr>
        <w:t>T</w:t>
      </w:r>
      <w:ins w:id="1" w:author="mhe" w:date="2014-03-05T13:36:00Z">
        <w:r w:rsidR="00C154F3">
          <w:rPr>
            <w:rFonts w:hint="eastAsia"/>
            <w:b/>
            <w:sz w:val="56"/>
          </w:rPr>
          <w:t>race</w:t>
        </w:r>
      </w:ins>
      <w:proofErr w:type="spellEnd"/>
      <w:r w:rsidRPr="003A01B7">
        <w:rPr>
          <w:rFonts w:hint="eastAsia"/>
          <w:b/>
          <w:sz w:val="56"/>
        </w:rPr>
        <w:t xml:space="preserve"> </w:t>
      </w:r>
      <w:proofErr w:type="spellStart"/>
      <w:ins w:id="2" w:author="John De Blonde" w:date="2014-02-10T18:12:00Z">
        <w:r w:rsidR="000E1935">
          <w:rPr>
            <w:rFonts w:hint="eastAsia"/>
            <w:b/>
            <w:sz w:val="56"/>
          </w:rPr>
          <w:t>Diagnostic</w:t>
        </w:r>
      </w:ins>
      <w:del w:id="3" w:author="John De Blonde" w:date="2014-02-10T18:11:00Z">
        <w:r w:rsidRPr="003A01B7" w:rsidDel="000E1935">
          <w:rPr>
            <w:rFonts w:hint="eastAsia"/>
            <w:b/>
            <w:sz w:val="56"/>
          </w:rPr>
          <w:delText xml:space="preserve"> </w:delText>
        </w:r>
      </w:del>
      <w:r w:rsidRPr="003A01B7">
        <w:rPr>
          <w:rFonts w:hint="eastAsia"/>
          <w:b/>
          <w:sz w:val="56"/>
        </w:rPr>
        <w:t>Tool</w:t>
      </w:r>
      <w:proofErr w:type="spellEnd"/>
    </w:p>
    <w:p w:rsidR="003A01B7" w:rsidRDefault="003A01B7" w:rsidP="00C154F3">
      <w:pPr>
        <w:jc w:val="center"/>
        <w:rPr>
          <w:b/>
          <w:sz w:val="56"/>
        </w:rPr>
      </w:pPr>
    </w:p>
    <w:p w:rsidR="003A01B7" w:rsidRDefault="003A01B7" w:rsidP="00C154F3">
      <w:pPr>
        <w:jc w:val="center"/>
        <w:rPr>
          <w:b/>
          <w:sz w:val="56"/>
        </w:rPr>
      </w:pPr>
    </w:p>
    <w:p w:rsidR="003A01B7" w:rsidRDefault="003A01B7" w:rsidP="003A01B7">
      <w:pPr>
        <w:jc w:val="center"/>
        <w:rPr>
          <w:b/>
          <w:sz w:val="56"/>
        </w:rPr>
      </w:pPr>
      <w:r w:rsidRPr="003A01B7">
        <w:rPr>
          <w:b/>
          <w:sz w:val="56"/>
        </w:rPr>
        <w:t>U</w:t>
      </w:r>
      <w:r w:rsidRPr="003A01B7">
        <w:rPr>
          <w:rFonts w:hint="eastAsia"/>
          <w:b/>
          <w:sz w:val="56"/>
        </w:rPr>
        <w:t>ser Guide</w:t>
      </w:r>
    </w:p>
    <w:p w:rsidR="003A01B7" w:rsidRDefault="003A01B7" w:rsidP="003A01B7">
      <w:pPr>
        <w:jc w:val="center"/>
        <w:rPr>
          <w:b/>
          <w:sz w:val="56"/>
        </w:rPr>
      </w:pPr>
    </w:p>
    <w:p w:rsidR="003A01B7" w:rsidRDefault="003A01B7" w:rsidP="003A01B7">
      <w:pPr>
        <w:jc w:val="center"/>
        <w:rPr>
          <w:b/>
          <w:sz w:val="56"/>
        </w:rPr>
      </w:pPr>
    </w:p>
    <w:p w:rsidR="003A01B7" w:rsidRDefault="003A01B7" w:rsidP="003A01B7">
      <w:pPr>
        <w:jc w:val="center"/>
        <w:rPr>
          <w:b/>
          <w:sz w:val="56"/>
        </w:rPr>
      </w:pPr>
    </w:p>
    <w:p w:rsidR="003A01B7" w:rsidRDefault="003A01B7" w:rsidP="003A01B7">
      <w:pPr>
        <w:jc w:val="center"/>
        <w:rPr>
          <w:b/>
          <w:sz w:val="56"/>
        </w:rPr>
      </w:pPr>
    </w:p>
    <w:p w:rsidR="003A01B7" w:rsidRDefault="003A01B7" w:rsidP="003A01B7">
      <w:pPr>
        <w:jc w:val="center"/>
        <w:rPr>
          <w:b/>
          <w:sz w:val="56"/>
        </w:rPr>
      </w:pPr>
    </w:p>
    <w:p w:rsidR="003A01B7" w:rsidRDefault="003A01B7" w:rsidP="00C154F3">
      <w:pPr>
        <w:jc w:val="center"/>
        <w:rPr>
          <w:b/>
          <w:sz w:val="36"/>
        </w:rPr>
      </w:pPr>
      <w:r w:rsidRPr="003A01B7">
        <w:rPr>
          <w:rFonts w:hint="eastAsia"/>
          <w:b/>
          <w:sz w:val="36"/>
        </w:rPr>
        <w:t>2014-0</w:t>
      </w:r>
      <w:ins w:id="4" w:author="mhe" w:date="2014-03-05T13:37:00Z">
        <w:r w:rsidR="00C154F3">
          <w:rPr>
            <w:rFonts w:hint="eastAsia"/>
            <w:b/>
            <w:sz w:val="36"/>
          </w:rPr>
          <w:t>3</w:t>
        </w:r>
      </w:ins>
      <w:r w:rsidRPr="003A01B7">
        <w:rPr>
          <w:rFonts w:hint="eastAsia"/>
          <w:b/>
          <w:sz w:val="36"/>
        </w:rPr>
        <w:t>-0</w:t>
      </w:r>
      <w:ins w:id="5" w:author="mhe" w:date="2014-03-05T13:37:00Z">
        <w:r w:rsidR="00C154F3">
          <w:rPr>
            <w:rFonts w:hint="eastAsia"/>
            <w:b/>
            <w:sz w:val="36"/>
          </w:rPr>
          <w:t>6 (Revision 02)</w:t>
        </w:r>
      </w:ins>
    </w:p>
    <w:p w:rsidR="003A01B7" w:rsidRDefault="003A01B7">
      <w:pPr>
        <w:widowControl/>
        <w:jc w:val="left"/>
        <w:rPr>
          <w:b/>
          <w:sz w:val="36"/>
        </w:rPr>
      </w:pPr>
      <w:r>
        <w:rPr>
          <w:b/>
          <w:sz w:val="36"/>
        </w:rPr>
        <w:br w:type="page"/>
      </w:r>
    </w:p>
    <w:p w:rsidR="003A01B7" w:rsidRPr="00D31B4D" w:rsidRDefault="00C154F3" w:rsidP="00A175D8">
      <w:pPr>
        <w:pStyle w:val="Heading1"/>
        <w:numPr>
          <w:ilvl w:val="0"/>
          <w:numId w:val="2"/>
        </w:numPr>
        <w:rPr>
          <w:sz w:val="28"/>
        </w:rPr>
      </w:pPr>
      <w:ins w:id="6" w:author="mhe" w:date="2014-03-05T13:38:00Z">
        <w:r w:rsidRPr="00D31B4D">
          <w:rPr>
            <w:rFonts w:hint="eastAsia"/>
            <w:sz w:val="28"/>
          </w:rPr>
          <w:lastRenderedPageBreak/>
          <w:t>General</w:t>
        </w:r>
      </w:ins>
    </w:p>
    <w:p w:rsidR="00D31B4D" w:rsidRPr="00D31B4D" w:rsidRDefault="00D31B4D" w:rsidP="00D31B4D">
      <w:pPr>
        <w:pStyle w:val="Heading2"/>
        <w:rPr>
          <w:ins w:id="7" w:author="mhe" w:date="2014-03-05T17:15:00Z"/>
          <w:rFonts w:asciiTheme="minorHAnsi" w:hAnsiTheme="minorHAnsi"/>
          <w:sz w:val="24"/>
        </w:rPr>
      </w:pPr>
      <w:ins w:id="8" w:author="mhe" w:date="2014-03-05T17:15:00Z">
        <w:r w:rsidRPr="00D31B4D">
          <w:rPr>
            <w:rFonts w:asciiTheme="minorHAnsi" w:hAnsiTheme="minorHAnsi"/>
            <w:sz w:val="24"/>
          </w:rPr>
          <w:t>1.1</w:t>
        </w:r>
        <w:r w:rsidRPr="00D31B4D">
          <w:rPr>
            <w:rFonts w:asciiTheme="minorHAnsi" w:hAnsiTheme="minorHAnsi"/>
            <w:sz w:val="24"/>
          </w:rPr>
          <w:tab/>
          <w:t>Purpose</w:t>
        </w:r>
      </w:ins>
    </w:p>
    <w:p w:rsidR="00D31B4D" w:rsidRPr="00E94C2F" w:rsidRDefault="003A01B7" w:rsidP="003A01B7">
      <w:pPr>
        <w:rPr>
          <w:ins w:id="9" w:author="mhe" w:date="2014-03-05T17:20:00Z"/>
          <w:sz w:val="22"/>
        </w:rPr>
      </w:pPr>
      <w:proofErr w:type="spellStart"/>
      <w:r w:rsidRPr="00E94C2F">
        <w:rPr>
          <w:rFonts w:hint="eastAsia"/>
          <w:sz w:val="22"/>
        </w:rPr>
        <w:t>S</w:t>
      </w:r>
      <w:ins w:id="10" w:author="mhe" w:date="2014-03-05T13:38:00Z">
        <w:r w:rsidR="00C154F3" w:rsidRPr="00E94C2F">
          <w:rPr>
            <w:rFonts w:hint="eastAsia"/>
            <w:sz w:val="22"/>
          </w:rPr>
          <w:t>moke</w:t>
        </w:r>
      </w:ins>
      <w:r w:rsidRPr="00E94C2F">
        <w:rPr>
          <w:rFonts w:hint="eastAsia"/>
          <w:sz w:val="22"/>
        </w:rPr>
        <w:t>T</w:t>
      </w:r>
      <w:ins w:id="11" w:author="mhe" w:date="2014-03-05T13:38:00Z">
        <w:r w:rsidR="00C154F3" w:rsidRPr="00E94C2F">
          <w:rPr>
            <w:rFonts w:hint="eastAsia"/>
            <w:sz w:val="22"/>
          </w:rPr>
          <w:t>race</w:t>
        </w:r>
      </w:ins>
      <w:proofErr w:type="spellEnd"/>
      <w:r w:rsidRPr="00E94C2F">
        <w:rPr>
          <w:rFonts w:hint="eastAsia"/>
          <w:sz w:val="22"/>
        </w:rPr>
        <w:t xml:space="preserve"> </w:t>
      </w:r>
      <w:ins w:id="12" w:author="John De Blonde" w:date="2014-02-10T18:12:00Z">
        <w:r w:rsidR="000E1935" w:rsidRPr="00E94C2F">
          <w:rPr>
            <w:rFonts w:hint="eastAsia"/>
            <w:sz w:val="22"/>
          </w:rPr>
          <w:t>Diagnostic</w:t>
        </w:r>
      </w:ins>
      <w:r w:rsidRPr="00E94C2F">
        <w:rPr>
          <w:rFonts w:hint="eastAsia"/>
          <w:sz w:val="22"/>
        </w:rPr>
        <w:t xml:space="preserve"> tool</w:t>
      </w:r>
      <w:r w:rsidRPr="00E94C2F">
        <w:rPr>
          <w:sz w:val="22"/>
        </w:rPr>
        <w:t xml:space="preserve"> </w:t>
      </w:r>
      <w:r w:rsidRPr="00E94C2F">
        <w:rPr>
          <w:rFonts w:hint="eastAsia"/>
          <w:sz w:val="22"/>
        </w:rPr>
        <w:t xml:space="preserve">is designed </w:t>
      </w:r>
      <w:r w:rsidRPr="00E94C2F">
        <w:rPr>
          <w:sz w:val="22"/>
        </w:rPr>
        <w:t xml:space="preserve">for demonstrating the suitability of </w:t>
      </w:r>
      <w:proofErr w:type="spellStart"/>
      <w:r w:rsidRPr="00E94C2F">
        <w:rPr>
          <w:sz w:val="22"/>
        </w:rPr>
        <w:t>Smok</w:t>
      </w:r>
      <w:ins w:id="13" w:author="John De Blonde" w:date="2014-02-10T18:13:00Z">
        <w:r w:rsidR="000E1935" w:rsidRPr="00E94C2F">
          <w:rPr>
            <w:sz w:val="22"/>
          </w:rPr>
          <w:t>e</w:t>
        </w:r>
      </w:ins>
      <w:r w:rsidRPr="00E94C2F">
        <w:rPr>
          <w:sz w:val="22"/>
        </w:rPr>
        <w:t>Trace</w:t>
      </w:r>
      <w:proofErr w:type="spellEnd"/>
      <w:r w:rsidRPr="00E94C2F">
        <w:rPr>
          <w:sz w:val="22"/>
        </w:rPr>
        <w:t xml:space="preserve"> </w:t>
      </w:r>
      <w:ins w:id="14" w:author="mhe" w:date="2014-03-05T17:11:00Z">
        <w:r w:rsidR="00D31B4D" w:rsidRPr="00E94C2F">
          <w:rPr>
            <w:rFonts w:hint="eastAsia"/>
            <w:sz w:val="22"/>
          </w:rPr>
          <w:t>a</w:t>
        </w:r>
      </w:ins>
      <w:r w:rsidRPr="00E94C2F">
        <w:rPr>
          <w:rFonts w:hint="eastAsia"/>
          <w:sz w:val="22"/>
        </w:rPr>
        <w:t xml:space="preserve">lgorithm </w:t>
      </w:r>
      <w:r w:rsidRPr="00E94C2F">
        <w:rPr>
          <w:sz w:val="22"/>
        </w:rPr>
        <w:t xml:space="preserve">without </w:t>
      </w:r>
      <w:ins w:id="15" w:author="John De Blonde" w:date="2014-02-10T18:13:00Z">
        <w:r w:rsidR="000E1935" w:rsidRPr="00E94C2F">
          <w:rPr>
            <w:sz w:val="22"/>
          </w:rPr>
          <w:t xml:space="preserve">technical knowledge </w:t>
        </w:r>
      </w:ins>
      <w:r w:rsidRPr="00E94C2F">
        <w:rPr>
          <w:sz w:val="22"/>
        </w:rPr>
        <w:t xml:space="preserve">of </w:t>
      </w:r>
      <w:ins w:id="16" w:author="John De Blonde" w:date="2014-02-10T18:13:00Z">
        <w:r w:rsidR="000E1935" w:rsidRPr="00E94C2F">
          <w:rPr>
            <w:sz w:val="22"/>
          </w:rPr>
          <w:t xml:space="preserve">the </w:t>
        </w:r>
      </w:ins>
      <w:r w:rsidRPr="00E94C2F">
        <w:rPr>
          <w:sz w:val="22"/>
        </w:rPr>
        <w:t>ADPRO</w:t>
      </w:r>
      <w:ins w:id="17" w:author="mhe" w:date="2014-03-05T17:11:00Z">
        <w:r w:rsidR="00D31B4D" w:rsidRPr="00E94C2F">
          <w:rPr>
            <w:sz w:val="22"/>
          </w:rPr>
          <w:t>®</w:t>
        </w:r>
      </w:ins>
      <w:r w:rsidRPr="00E94C2F">
        <w:rPr>
          <w:sz w:val="22"/>
        </w:rPr>
        <w:t xml:space="preserve"> </w:t>
      </w:r>
      <w:proofErr w:type="spellStart"/>
      <w:r w:rsidRPr="00E94C2F">
        <w:rPr>
          <w:sz w:val="22"/>
        </w:rPr>
        <w:t>FastTrace</w:t>
      </w:r>
      <w:proofErr w:type="spellEnd"/>
      <w:r w:rsidRPr="00E94C2F">
        <w:rPr>
          <w:sz w:val="22"/>
        </w:rPr>
        <w:t xml:space="preserve"> and </w:t>
      </w:r>
      <w:ins w:id="18" w:author="mhe" w:date="2014-03-05T17:11:00Z">
        <w:r w:rsidR="00D31B4D" w:rsidRPr="00E94C2F">
          <w:rPr>
            <w:rFonts w:hint="eastAsia"/>
            <w:sz w:val="22"/>
          </w:rPr>
          <w:t>associated h</w:t>
        </w:r>
      </w:ins>
      <w:r w:rsidRPr="00E94C2F">
        <w:rPr>
          <w:sz w:val="22"/>
        </w:rPr>
        <w:t>ardware</w:t>
      </w:r>
      <w:ins w:id="19" w:author="mhe" w:date="2014-03-05T17:12:00Z">
        <w:r w:rsidR="00D31B4D" w:rsidRPr="00E94C2F">
          <w:rPr>
            <w:sz w:val="22"/>
          </w:rPr>
          <w:t xml:space="preserve"> </w:t>
        </w:r>
        <w:r w:rsidR="00E267D8">
          <w:rPr>
            <w:sz w:val="22"/>
          </w:rPr>
          <w:t>system</w:t>
        </w:r>
      </w:ins>
      <w:r w:rsidR="00E267D8">
        <w:rPr>
          <w:sz w:val="22"/>
        </w:rPr>
        <w:t xml:space="preserve">.  This tool can also </w:t>
      </w:r>
      <w:ins w:id="20" w:author="mhe" w:date="2014-03-05T17:12:00Z">
        <w:r w:rsidR="00E267D8">
          <w:rPr>
            <w:sz w:val="22"/>
          </w:rPr>
          <w:t>aid</w:t>
        </w:r>
      </w:ins>
      <w:r w:rsidR="00E267D8">
        <w:rPr>
          <w:sz w:val="22"/>
        </w:rPr>
        <w:t xml:space="preserve"> </w:t>
      </w:r>
      <w:ins w:id="21" w:author="mhe" w:date="2014-03-05T17:14:00Z">
        <w:r w:rsidR="00E267D8">
          <w:rPr>
            <w:sz w:val="22"/>
          </w:rPr>
          <w:t xml:space="preserve">the </w:t>
        </w:r>
      </w:ins>
      <w:r w:rsidR="00E267D8">
        <w:rPr>
          <w:sz w:val="22"/>
        </w:rPr>
        <w:t xml:space="preserve">design to determine the best camera angles, </w:t>
      </w:r>
      <w:ins w:id="22" w:author="mhe" w:date="2014-03-05T17:12:00Z">
        <w:r w:rsidR="00E267D8">
          <w:rPr>
            <w:sz w:val="22"/>
          </w:rPr>
          <w:t>Field of View (</w:t>
        </w:r>
      </w:ins>
      <w:r w:rsidR="00E267D8">
        <w:rPr>
          <w:sz w:val="22"/>
        </w:rPr>
        <w:t>FOV</w:t>
      </w:r>
      <w:ins w:id="23" w:author="mhe" w:date="2014-03-05T17:12:00Z">
        <w:r w:rsidR="00E267D8">
          <w:rPr>
            <w:sz w:val="22"/>
          </w:rPr>
          <w:t>)</w:t>
        </w:r>
      </w:ins>
      <w:r w:rsidR="00E267D8">
        <w:rPr>
          <w:sz w:val="22"/>
        </w:rPr>
        <w:t xml:space="preserve"> and camera placement for </w:t>
      </w:r>
      <w:proofErr w:type="spellStart"/>
      <w:r w:rsidR="00E267D8">
        <w:rPr>
          <w:sz w:val="22"/>
        </w:rPr>
        <w:t>SmokeTrace</w:t>
      </w:r>
      <w:proofErr w:type="spellEnd"/>
      <w:r w:rsidR="00E267D8">
        <w:rPr>
          <w:sz w:val="22"/>
        </w:rPr>
        <w:t>.</w:t>
      </w:r>
    </w:p>
    <w:p w:rsidR="00E94C2F" w:rsidRPr="00E94C2F" w:rsidRDefault="00E94C2F" w:rsidP="003A01B7">
      <w:pPr>
        <w:rPr>
          <w:ins w:id="24" w:author="mhe" w:date="2014-03-05T17:20:00Z"/>
          <w:sz w:val="22"/>
        </w:rPr>
      </w:pPr>
    </w:p>
    <w:p w:rsidR="00E94C2F" w:rsidRPr="00E94C2F" w:rsidRDefault="00E94C2F" w:rsidP="00E94C2F">
      <w:pPr>
        <w:rPr>
          <w:ins w:id="25" w:author="mhe" w:date="2014-03-05T17:20:00Z"/>
          <w:b/>
          <w:sz w:val="22"/>
        </w:rPr>
      </w:pPr>
      <w:ins w:id="26" w:author="mhe" w:date="2014-03-05T17:20:00Z">
        <w:r w:rsidRPr="00E94C2F">
          <w:rPr>
            <w:rFonts w:hint="eastAsia"/>
            <w:b/>
            <w:sz w:val="22"/>
          </w:rPr>
          <w:t>Note:</w:t>
        </w:r>
      </w:ins>
    </w:p>
    <w:p w:rsidR="00E94C2F" w:rsidRPr="00E94C2F" w:rsidRDefault="00E94C2F" w:rsidP="00E94C2F">
      <w:pPr>
        <w:pStyle w:val="ListParagraph"/>
        <w:numPr>
          <w:ilvl w:val="0"/>
          <w:numId w:val="7"/>
        </w:numPr>
        <w:ind w:firstLineChars="0"/>
        <w:rPr>
          <w:ins w:id="27" w:author="mhe" w:date="2014-03-05T17:20:00Z"/>
          <w:sz w:val="22"/>
        </w:rPr>
      </w:pPr>
      <w:ins w:id="28" w:author="mhe" w:date="2014-03-05T17:20:00Z">
        <w:r w:rsidRPr="00E94C2F">
          <w:rPr>
            <w:rFonts w:hint="eastAsia"/>
            <w:color w:val="FF0000"/>
            <w:sz w:val="22"/>
          </w:rPr>
          <w:t xml:space="preserve">Although </w:t>
        </w:r>
        <w:proofErr w:type="spellStart"/>
        <w:r w:rsidRPr="00E94C2F">
          <w:rPr>
            <w:rFonts w:hint="eastAsia"/>
            <w:color w:val="FF0000"/>
            <w:sz w:val="22"/>
          </w:rPr>
          <w:t>S</w:t>
        </w:r>
      </w:ins>
      <w:ins w:id="29" w:author="mhe" w:date="2014-03-05T17:22:00Z">
        <w:r>
          <w:rPr>
            <w:rFonts w:hint="eastAsia"/>
            <w:color w:val="FF0000"/>
            <w:sz w:val="22"/>
          </w:rPr>
          <w:t>moke</w:t>
        </w:r>
      </w:ins>
      <w:ins w:id="30" w:author="mhe" w:date="2014-03-05T17:20:00Z">
        <w:r w:rsidRPr="00E94C2F">
          <w:rPr>
            <w:rFonts w:hint="eastAsia"/>
            <w:color w:val="FF0000"/>
            <w:sz w:val="22"/>
          </w:rPr>
          <w:t>T</w:t>
        </w:r>
      </w:ins>
      <w:ins w:id="31" w:author="mhe" w:date="2014-03-05T17:22:00Z">
        <w:r>
          <w:rPr>
            <w:rFonts w:hint="eastAsia"/>
            <w:color w:val="FF0000"/>
            <w:sz w:val="22"/>
          </w:rPr>
          <w:t>race</w:t>
        </w:r>
      </w:ins>
      <w:proofErr w:type="spellEnd"/>
      <w:ins w:id="32" w:author="mhe" w:date="2014-03-05T17:20:00Z">
        <w:r w:rsidRPr="00E94C2F">
          <w:rPr>
            <w:rFonts w:hint="eastAsia"/>
            <w:color w:val="FF0000"/>
            <w:sz w:val="22"/>
          </w:rPr>
          <w:t xml:space="preserve"> Diagnostic tool uses the </w:t>
        </w:r>
      </w:ins>
      <w:ins w:id="33" w:author="mhe" w:date="2014-03-05T17:22:00Z">
        <w:r>
          <w:rPr>
            <w:rFonts w:hint="eastAsia"/>
            <w:color w:val="FF0000"/>
            <w:sz w:val="22"/>
          </w:rPr>
          <w:t>identical</w:t>
        </w:r>
      </w:ins>
      <w:ins w:id="34" w:author="mhe" w:date="2014-03-05T17:20:00Z">
        <w:r w:rsidRPr="00E94C2F">
          <w:rPr>
            <w:rFonts w:hint="eastAsia"/>
            <w:color w:val="FF0000"/>
            <w:sz w:val="22"/>
          </w:rPr>
          <w:t xml:space="preserve"> </w:t>
        </w:r>
        <w:proofErr w:type="spellStart"/>
        <w:r w:rsidRPr="00E94C2F">
          <w:rPr>
            <w:rFonts w:hint="eastAsia"/>
            <w:color w:val="FF0000"/>
            <w:sz w:val="22"/>
          </w:rPr>
          <w:t>Smoke</w:t>
        </w:r>
        <w:r>
          <w:rPr>
            <w:rFonts w:hint="eastAsia"/>
            <w:color w:val="FF0000"/>
            <w:sz w:val="22"/>
          </w:rPr>
          <w:t>Trace</w:t>
        </w:r>
        <w:proofErr w:type="spellEnd"/>
        <w:r>
          <w:rPr>
            <w:rFonts w:hint="eastAsia"/>
            <w:color w:val="FF0000"/>
            <w:sz w:val="22"/>
          </w:rPr>
          <w:t xml:space="preserve"> </w:t>
        </w:r>
      </w:ins>
      <w:ins w:id="35" w:author="mhe" w:date="2014-03-05T17:22:00Z">
        <w:r>
          <w:rPr>
            <w:rFonts w:hint="eastAsia"/>
            <w:color w:val="FF0000"/>
            <w:sz w:val="22"/>
          </w:rPr>
          <w:t>a</w:t>
        </w:r>
      </w:ins>
      <w:ins w:id="36" w:author="mhe" w:date="2014-03-05T17:20:00Z">
        <w:r w:rsidRPr="00E94C2F">
          <w:rPr>
            <w:rFonts w:hint="eastAsia"/>
            <w:color w:val="FF0000"/>
            <w:sz w:val="22"/>
          </w:rPr>
          <w:t xml:space="preserve">lgorithm </w:t>
        </w:r>
      </w:ins>
      <w:ins w:id="37" w:author="mhe" w:date="2014-03-05T17:22:00Z">
        <w:r>
          <w:rPr>
            <w:rFonts w:hint="eastAsia"/>
            <w:color w:val="FF0000"/>
            <w:sz w:val="22"/>
          </w:rPr>
          <w:t xml:space="preserve">on the </w:t>
        </w:r>
      </w:ins>
      <w:proofErr w:type="spellStart"/>
      <w:ins w:id="38" w:author="mhe" w:date="2014-03-05T17:20:00Z">
        <w:r w:rsidRPr="00E94C2F">
          <w:rPr>
            <w:rFonts w:hint="eastAsia"/>
            <w:color w:val="FF0000"/>
            <w:sz w:val="22"/>
          </w:rPr>
          <w:t>FastTrace</w:t>
        </w:r>
      </w:ins>
      <w:proofErr w:type="spellEnd"/>
      <w:ins w:id="39" w:author="mhe" w:date="2014-03-05T17:22:00Z">
        <w:r>
          <w:rPr>
            <w:rFonts w:hint="eastAsia"/>
            <w:color w:val="FF0000"/>
            <w:sz w:val="22"/>
          </w:rPr>
          <w:t xml:space="preserve"> systems</w:t>
        </w:r>
      </w:ins>
      <w:ins w:id="40" w:author="mhe" w:date="2014-03-05T17:20:00Z">
        <w:r w:rsidRPr="00E94C2F">
          <w:rPr>
            <w:rFonts w:hint="eastAsia"/>
            <w:color w:val="FF0000"/>
            <w:sz w:val="22"/>
          </w:rPr>
          <w:t xml:space="preserve">, </w:t>
        </w:r>
      </w:ins>
      <w:ins w:id="41" w:author="mhe" w:date="2014-03-05T17:23:00Z">
        <w:r>
          <w:rPr>
            <w:rFonts w:hint="eastAsia"/>
            <w:color w:val="FF0000"/>
            <w:sz w:val="22"/>
          </w:rPr>
          <w:t xml:space="preserve">it might not perform exact the same in term of detection performance and speed due to differences in operating system platform and computing capability. </w:t>
        </w:r>
      </w:ins>
      <w:ins w:id="42" w:author="mhe" w:date="2014-03-05T17:24:00Z">
        <w:r>
          <w:rPr>
            <w:rFonts w:hint="eastAsia"/>
            <w:color w:val="FF0000"/>
            <w:sz w:val="22"/>
          </w:rPr>
          <w:t xml:space="preserve"> </w:t>
        </w:r>
      </w:ins>
      <w:ins w:id="43" w:author="mhe" w:date="2014-03-05T17:20:00Z">
        <w:r w:rsidRPr="00E94C2F">
          <w:rPr>
            <w:rFonts w:hint="eastAsia"/>
            <w:color w:val="FF0000"/>
            <w:sz w:val="22"/>
          </w:rPr>
          <w:t xml:space="preserve">The </w:t>
        </w:r>
        <w:r w:rsidRPr="00E94C2F">
          <w:rPr>
            <w:color w:val="FF0000"/>
            <w:sz w:val="22"/>
          </w:rPr>
          <w:t>results</w:t>
        </w:r>
        <w:r w:rsidRPr="00E94C2F">
          <w:rPr>
            <w:rFonts w:hint="eastAsia"/>
            <w:color w:val="FF0000"/>
            <w:sz w:val="22"/>
          </w:rPr>
          <w:t xml:space="preserve"> of </w:t>
        </w:r>
        <w:proofErr w:type="spellStart"/>
        <w:r w:rsidRPr="00E94C2F">
          <w:rPr>
            <w:rFonts w:hint="eastAsia"/>
            <w:color w:val="FF0000"/>
            <w:sz w:val="22"/>
          </w:rPr>
          <w:t>S</w:t>
        </w:r>
      </w:ins>
      <w:ins w:id="44" w:author="mhe" w:date="2014-03-05T17:24:00Z">
        <w:r>
          <w:rPr>
            <w:rFonts w:hint="eastAsia"/>
            <w:color w:val="FF0000"/>
            <w:sz w:val="22"/>
          </w:rPr>
          <w:t>moke</w:t>
        </w:r>
      </w:ins>
      <w:ins w:id="45" w:author="mhe" w:date="2014-03-05T17:20:00Z">
        <w:r w:rsidRPr="00E94C2F">
          <w:rPr>
            <w:rFonts w:hint="eastAsia"/>
            <w:color w:val="FF0000"/>
            <w:sz w:val="22"/>
          </w:rPr>
          <w:t>T</w:t>
        </w:r>
      </w:ins>
      <w:ins w:id="46" w:author="mhe" w:date="2014-03-05T17:24:00Z">
        <w:r>
          <w:rPr>
            <w:rFonts w:hint="eastAsia"/>
            <w:color w:val="FF0000"/>
            <w:sz w:val="22"/>
          </w:rPr>
          <w:t>race</w:t>
        </w:r>
      </w:ins>
      <w:proofErr w:type="spellEnd"/>
      <w:ins w:id="47" w:author="mhe" w:date="2014-03-05T17:20:00Z">
        <w:r w:rsidRPr="00E94C2F">
          <w:rPr>
            <w:rFonts w:hint="eastAsia"/>
            <w:color w:val="FF0000"/>
            <w:sz w:val="22"/>
          </w:rPr>
          <w:t xml:space="preserve"> Diagnostic tool</w:t>
        </w:r>
        <w:r w:rsidRPr="00E94C2F">
          <w:rPr>
            <w:color w:val="FF0000"/>
            <w:sz w:val="22"/>
          </w:rPr>
          <w:t xml:space="preserve"> </w:t>
        </w:r>
      </w:ins>
      <w:ins w:id="48" w:author="mhe" w:date="2014-03-05T17:24:00Z">
        <w:r>
          <w:rPr>
            <w:rFonts w:hint="eastAsia"/>
            <w:color w:val="FF0000"/>
            <w:sz w:val="22"/>
          </w:rPr>
          <w:t xml:space="preserve">should be used as a guide </w:t>
        </w:r>
      </w:ins>
      <w:ins w:id="49" w:author="mhe" w:date="2014-03-05T17:20:00Z">
        <w:r w:rsidRPr="00E94C2F">
          <w:rPr>
            <w:color w:val="FF0000"/>
            <w:sz w:val="22"/>
          </w:rPr>
          <w:t>only</w:t>
        </w:r>
        <w:r w:rsidRPr="00E94C2F">
          <w:rPr>
            <w:rFonts w:hint="eastAsia"/>
            <w:sz w:val="22"/>
          </w:rPr>
          <w:t>.</w:t>
        </w:r>
      </w:ins>
    </w:p>
    <w:p w:rsidR="00E94C2F" w:rsidRPr="00E94C2F" w:rsidRDefault="00E94C2F" w:rsidP="00E94C2F">
      <w:pPr>
        <w:pStyle w:val="ListParagraph"/>
        <w:numPr>
          <w:ilvl w:val="0"/>
          <w:numId w:val="7"/>
        </w:numPr>
        <w:ind w:firstLineChars="0"/>
        <w:rPr>
          <w:ins w:id="50" w:author="mhe" w:date="2014-03-05T17:20:00Z"/>
          <w:color w:val="FF0000"/>
          <w:sz w:val="22"/>
        </w:rPr>
      </w:pPr>
      <w:ins w:id="51" w:author="mhe" w:date="2014-03-05T17:25:00Z">
        <w:r>
          <w:rPr>
            <w:rFonts w:hint="eastAsia"/>
            <w:color w:val="FF0000"/>
            <w:sz w:val="22"/>
          </w:rPr>
          <w:t xml:space="preserve">The maximum run time for </w:t>
        </w:r>
      </w:ins>
      <w:proofErr w:type="spellStart"/>
      <w:ins w:id="52" w:author="mhe" w:date="2014-03-05T17:20:00Z">
        <w:r w:rsidRPr="00E94C2F">
          <w:rPr>
            <w:rFonts w:hint="eastAsia"/>
            <w:color w:val="FF0000"/>
            <w:sz w:val="22"/>
          </w:rPr>
          <w:t>S</w:t>
        </w:r>
      </w:ins>
      <w:ins w:id="53" w:author="mhe" w:date="2014-03-05T17:24:00Z">
        <w:r>
          <w:rPr>
            <w:rFonts w:hint="eastAsia"/>
            <w:color w:val="FF0000"/>
            <w:sz w:val="22"/>
          </w:rPr>
          <w:t>moke</w:t>
        </w:r>
      </w:ins>
      <w:ins w:id="54" w:author="mhe" w:date="2014-03-05T17:20:00Z">
        <w:r w:rsidRPr="00E94C2F">
          <w:rPr>
            <w:rFonts w:hint="eastAsia"/>
            <w:color w:val="FF0000"/>
            <w:sz w:val="22"/>
          </w:rPr>
          <w:t>T</w:t>
        </w:r>
      </w:ins>
      <w:ins w:id="55" w:author="mhe" w:date="2014-03-05T17:24:00Z">
        <w:r>
          <w:rPr>
            <w:rFonts w:hint="eastAsia"/>
            <w:color w:val="FF0000"/>
            <w:sz w:val="22"/>
          </w:rPr>
          <w:t>race</w:t>
        </w:r>
      </w:ins>
      <w:proofErr w:type="spellEnd"/>
      <w:ins w:id="56" w:author="mhe" w:date="2014-03-05T17:20:00Z">
        <w:r w:rsidRPr="00E94C2F">
          <w:rPr>
            <w:rFonts w:hint="eastAsia"/>
            <w:color w:val="FF0000"/>
            <w:sz w:val="22"/>
          </w:rPr>
          <w:t xml:space="preserve"> </w:t>
        </w:r>
      </w:ins>
      <w:ins w:id="57" w:author="mhe" w:date="2014-03-05T17:25:00Z">
        <w:r>
          <w:rPr>
            <w:color w:val="FF0000"/>
            <w:sz w:val="22"/>
          </w:rPr>
          <w:t>Diagnostic</w:t>
        </w:r>
        <w:r>
          <w:rPr>
            <w:rFonts w:hint="eastAsia"/>
            <w:color w:val="FF0000"/>
            <w:sz w:val="22"/>
          </w:rPr>
          <w:t xml:space="preserve"> </w:t>
        </w:r>
      </w:ins>
      <w:ins w:id="58" w:author="mhe" w:date="2014-03-05T17:20:00Z">
        <w:r w:rsidRPr="00E94C2F">
          <w:rPr>
            <w:rFonts w:hint="eastAsia"/>
            <w:color w:val="FF0000"/>
            <w:sz w:val="22"/>
          </w:rPr>
          <w:t xml:space="preserve">tool </w:t>
        </w:r>
      </w:ins>
      <w:ins w:id="59" w:author="mhe" w:date="2014-03-05T17:25:00Z">
        <w:r>
          <w:rPr>
            <w:rFonts w:hint="eastAsia"/>
            <w:color w:val="FF0000"/>
            <w:sz w:val="22"/>
          </w:rPr>
          <w:t>is 24 hours when connecting to a camera for real time video capture and processing.  T</w:t>
        </w:r>
      </w:ins>
      <w:ins w:id="60" w:author="mhe" w:date="2014-03-05T17:26:00Z">
        <w:r>
          <w:rPr>
            <w:rFonts w:hint="eastAsia"/>
            <w:color w:val="FF0000"/>
            <w:sz w:val="22"/>
          </w:rPr>
          <w:t xml:space="preserve">he system will stop </w:t>
        </w:r>
      </w:ins>
      <w:ins w:id="61" w:author="mhe" w:date="2014-03-05T17:20:00Z">
        <w:r w:rsidRPr="00E94C2F">
          <w:rPr>
            <w:rFonts w:hint="eastAsia"/>
            <w:color w:val="FF0000"/>
            <w:sz w:val="22"/>
          </w:rPr>
          <w:t>automatically after 24 hours.</w:t>
        </w:r>
      </w:ins>
    </w:p>
    <w:p w:rsidR="00E94C2F" w:rsidRPr="00E94C2F" w:rsidRDefault="00E94C2F" w:rsidP="003A01B7">
      <w:pPr>
        <w:rPr>
          <w:ins w:id="62" w:author="mhe" w:date="2014-03-05T17:15:00Z"/>
          <w:b/>
          <w:sz w:val="22"/>
        </w:rPr>
      </w:pPr>
    </w:p>
    <w:p w:rsidR="003A01B7" w:rsidRPr="007C7913" w:rsidRDefault="00D31B4D" w:rsidP="00D31B4D">
      <w:pPr>
        <w:pStyle w:val="Heading2"/>
        <w:rPr>
          <w:rFonts w:asciiTheme="minorHAnsi" w:hAnsiTheme="minorHAnsi"/>
          <w:sz w:val="24"/>
        </w:rPr>
      </w:pPr>
      <w:ins w:id="63" w:author="mhe" w:date="2014-03-05T17:15:00Z">
        <w:r w:rsidRPr="007C7913">
          <w:rPr>
            <w:rFonts w:asciiTheme="minorHAnsi" w:hAnsiTheme="minorHAnsi"/>
            <w:sz w:val="24"/>
          </w:rPr>
          <w:t>1.2</w:t>
        </w:r>
        <w:r w:rsidRPr="007C7913">
          <w:rPr>
            <w:rFonts w:asciiTheme="minorHAnsi" w:hAnsiTheme="minorHAnsi"/>
            <w:sz w:val="24"/>
          </w:rPr>
          <w:tab/>
        </w:r>
      </w:ins>
      <w:r w:rsidR="003A01B7" w:rsidRPr="007C7913">
        <w:rPr>
          <w:rFonts w:asciiTheme="minorHAnsi" w:hAnsiTheme="minorHAnsi"/>
          <w:sz w:val="24"/>
        </w:rPr>
        <w:t>O</w:t>
      </w:r>
      <w:ins w:id="64" w:author="mhe" w:date="2014-03-05T17:17:00Z">
        <w:r w:rsidRPr="007C7913">
          <w:rPr>
            <w:rFonts w:asciiTheme="minorHAnsi" w:hAnsiTheme="minorHAnsi"/>
            <w:sz w:val="24"/>
          </w:rPr>
          <w:t xml:space="preserve">perating </w:t>
        </w:r>
      </w:ins>
      <w:r w:rsidR="003A01B7" w:rsidRPr="007C7913">
        <w:rPr>
          <w:rFonts w:asciiTheme="minorHAnsi" w:hAnsiTheme="minorHAnsi"/>
          <w:sz w:val="24"/>
        </w:rPr>
        <w:t>S</w:t>
      </w:r>
      <w:ins w:id="65" w:author="mhe" w:date="2014-03-05T17:17:00Z">
        <w:r w:rsidRPr="007C7913">
          <w:rPr>
            <w:rFonts w:asciiTheme="minorHAnsi" w:hAnsiTheme="minorHAnsi"/>
            <w:sz w:val="24"/>
          </w:rPr>
          <w:t>ystem</w:t>
        </w:r>
      </w:ins>
      <w:r w:rsidR="003A01B7" w:rsidRPr="007C7913">
        <w:rPr>
          <w:rFonts w:asciiTheme="minorHAnsi" w:hAnsiTheme="minorHAnsi"/>
          <w:sz w:val="24"/>
        </w:rPr>
        <w:t>:</w:t>
      </w:r>
    </w:p>
    <w:p w:rsidR="003A01B7" w:rsidRPr="00D31B4D" w:rsidRDefault="00E94C2F" w:rsidP="003A01B7">
      <w:pPr>
        <w:rPr>
          <w:sz w:val="22"/>
        </w:rPr>
      </w:pPr>
      <w:ins w:id="66" w:author="mhe" w:date="2014-03-05T17:17:00Z">
        <w:r>
          <w:rPr>
            <w:rFonts w:hint="eastAsia"/>
            <w:sz w:val="22"/>
          </w:rPr>
          <w:t>Although other Windows pla</w:t>
        </w:r>
      </w:ins>
      <w:ins w:id="67" w:author="mhe" w:date="2014-03-05T17:18:00Z">
        <w:r>
          <w:rPr>
            <w:rFonts w:hint="eastAsia"/>
            <w:sz w:val="22"/>
          </w:rPr>
          <w:t xml:space="preserve">tforms should work as well, the </w:t>
        </w:r>
      </w:ins>
      <w:proofErr w:type="spellStart"/>
      <w:ins w:id="68" w:author="mhe" w:date="2014-03-05T17:19:00Z">
        <w:r w:rsidRPr="00D31B4D">
          <w:rPr>
            <w:rFonts w:hint="eastAsia"/>
            <w:sz w:val="22"/>
          </w:rPr>
          <w:t>SmokeTrace</w:t>
        </w:r>
        <w:proofErr w:type="spellEnd"/>
        <w:r w:rsidRPr="00D31B4D">
          <w:rPr>
            <w:rFonts w:hint="eastAsia"/>
            <w:sz w:val="22"/>
          </w:rPr>
          <w:t xml:space="preserve"> Diagnostic </w:t>
        </w:r>
        <w:r>
          <w:rPr>
            <w:rFonts w:hint="eastAsia"/>
            <w:sz w:val="22"/>
          </w:rPr>
          <w:t xml:space="preserve">tool is fully tested on </w:t>
        </w:r>
      </w:ins>
      <w:r w:rsidR="003A01B7" w:rsidRPr="00D31B4D">
        <w:rPr>
          <w:sz w:val="22"/>
        </w:rPr>
        <w:t xml:space="preserve">Windows XP </w:t>
      </w:r>
      <w:r w:rsidR="002C1501" w:rsidRPr="00D31B4D">
        <w:rPr>
          <w:rFonts w:hint="eastAsia"/>
          <w:sz w:val="22"/>
        </w:rPr>
        <w:t>s</w:t>
      </w:r>
      <w:r w:rsidR="003A01B7" w:rsidRPr="00D31B4D">
        <w:rPr>
          <w:rFonts w:hint="eastAsia"/>
          <w:sz w:val="22"/>
        </w:rPr>
        <w:t xml:space="preserve">p3 </w:t>
      </w:r>
      <w:r w:rsidR="002C1501" w:rsidRPr="00D31B4D">
        <w:rPr>
          <w:sz w:val="22"/>
        </w:rPr>
        <w:t>and W</w:t>
      </w:r>
      <w:r w:rsidR="002C1501" w:rsidRPr="00D31B4D">
        <w:rPr>
          <w:rFonts w:hint="eastAsia"/>
          <w:sz w:val="22"/>
        </w:rPr>
        <w:t>in</w:t>
      </w:r>
      <w:r w:rsidR="003A01B7" w:rsidRPr="00D31B4D">
        <w:rPr>
          <w:sz w:val="22"/>
        </w:rPr>
        <w:t>7</w:t>
      </w:r>
      <w:r w:rsidR="002C1501" w:rsidRPr="00D31B4D">
        <w:rPr>
          <w:rFonts w:hint="eastAsia"/>
          <w:sz w:val="22"/>
        </w:rPr>
        <w:t xml:space="preserve"> sp1</w:t>
      </w:r>
      <w:r w:rsidR="003A01B7" w:rsidRPr="00D31B4D">
        <w:rPr>
          <w:rFonts w:hint="eastAsia"/>
          <w:sz w:val="22"/>
        </w:rPr>
        <w:t xml:space="preserve"> </w:t>
      </w:r>
      <w:ins w:id="69" w:author="mhe" w:date="2014-03-05T17:19:00Z">
        <w:r>
          <w:rPr>
            <w:sz w:val="22"/>
          </w:rPr>
          <w:t>only</w:t>
        </w:r>
      </w:ins>
      <w:r w:rsidR="003A01B7" w:rsidRPr="00D31B4D">
        <w:rPr>
          <w:sz w:val="22"/>
        </w:rPr>
        <w:t>.</w:t>
      </w:r>
    </w:p>
    <w:p w:rsidR="00D31B4D" w:rsidRDefault="00D31B4D" w:rsidP="003A01B7">
      <w:pPr>
        <w:rPr>
          <w:ins w:id="70" w:author="mhe" w:date="2014-03-05T17:17:00Z"/>
          <w:b/>
        </w:rPr>
      </w:pPr>
    </w:p>
    <w:p w:rsidR="00C842AE" w:rsidRPr="003A01B7" w:rsidRDefault="00C842AE" w:rsidP="003A01B7"/>
    <w:p w:rsidR="003A01B7" w:rsidRPr="007C7913" w:rsidRDefault="003A01B7" w:rsidP="00A175D8">
      <w:pPr>
        <w:pStyle w:val="Heading1"/>
        <w:numPr>
          <w:ilvl w:val="0"/>
          <w:numId w:val="2"/>
        </w:numPr>
        <w:rPr>
          <w:sz w:val="28"/>
        </w:rPr>
      </w:pPr>
      <w:r w:rsidRPr="007C7913">
        <w:rPr>
          <w:sz w:val="28"/>
        </w:rPr>
        <w:t>Q</w:t>
      </w:r>
      <w:r w:rsidRPr="007C7913">
        <w:rPr>
          <w:rFonts w:hint="eastAsia"/>
          <w:sz w:val="28"/>
        </w:rPr>
        <w:t>uick start</w:t>
      </w:r>
    </w:p>
    <w:p w:rsidR="00C842AE" w:rsidRPr="005378C5" w:rsidRDefault="00C842AE" w:rsidP="007C7913">
      <w:pPr>
        <w:pStyle w:val="ListParagraph"/>
        <w:numPr>
          <w:ilvl w:val="0"/>
          <w:numId w:val="8"/>
        </w:numPr>
        <w:ind w:firstLineChars="0"/>
        <w:rPr>
          <w:ins w:id="71" w:author="mhe" w:date="2014-03-05T17:30:00Z"/>
          <w:sz w:val="22"/>
        </w:rPr>
      </w:pPr>
      <w:r w:rsidRPr="005378C5">
        <w:rPr>
          <w:sz w:val="22"/>
        </w:rPr>
        <w:t xml:space="preserve">Extract </w:t>
      </w:r>
      <w:proofErr w:type="spellStart"/>
      <w:r w:rsidRPr="005378C5">
        <w:rPr>
          <w:b/>
          <w:i/>
          <w:sz w:val="22"/>
        </w:rPr>
        <w:t>ST</w:t>
      </w:r>
      <w:ins w:id="72" w:author="John De Blonde" w:date="2014-02-10T18:12:00Z">
        <w:r w:rsidR="000E1935" w:rsidRPr="005378C5">
          <w:rPr>
            <w:b/>
            <w:i/>
            <w:sz w:val="22"/>
          </w:rPr>
          <w:t>Diagnostic</w:t>
        </w:r>
      </w:ins>
      <w:ins w:id="73" w:author="mhe" w:date="2014-03-05T13:21:00Z">
        <w:r w:rsidR="00976798" w:rsidRPr="005378C5">
          <w:rPr>
            <w:b/>
            <w:i/>
            <w:sz w:val="22"/>
          </w:rPr>
          <w:t>Setup_</w:t>
        </w:r>
      </w:ins>
      <w:ins w:id="74" w:author="mhe" w:date="2014-03-05T13:22:00Z">
        <w:r w:rsidR="00976798" w:rsidRPr="005378C5">
          <w:rPr>
            <w:b/>
            <w:i/>
            <w:sz w:val="22"/>
          </w:rPr>
          <w:t>Vx.x.x</w:t>
        </w:r>
      </w:ins>
      <w:r w:rsidRPr="005378C5">
        <w:rPr>
          <w:b/>
          <w:i/>
          <w:sz w:val="22"/>
        </w:rPr>
        <w:t>.zip</w:t>
      </w:r>
      <w:proofErr w:type="spellEnd"/>
      <w:r w:rsidRPr="007C7913">
        <w:rPr>
          <w:b/>
          <w:sz w:val="22"/>
        </w:rPr>
        <w:t xml:space="preserve"> </w:t>
      </w:r>
      <w:r w:rsidRPr="005378C5">
        <w:rPr>
          <w:sz w:val="22"/>
        </w:rPr>
        <w:t xml:space="preserve">on your </w:t>
      </w:r>
      <w:ins w:id="75" w:author="mhe" w:date="2014-03-05T17:29:00Z">
        <w:r w:rsidR="005378C5" w:rsidRPr="005378C5">
          <w:rPr>
            <w:sz w:val="22"/>
          </w:rPr>
          <w:t>computer</w:t>
        </w:r>
      </w:ins>
      <w:ins w:id="76" w:author="mhe" w:date="2014-03-05T17:28:00Z">
        <w:r w:rsidR="005378C5" w:rsidRPr="005378C5">
          <w:rPr>
            <w:rFonts w:hint="eastAsia"/>
            <w:sz w:val="22"/>
          </w:rPr>
          <w:t xml:space="preserve"> local </w:t>
        </w:r>
      </w:ins>
      <w:r w:rsidRPr="005378C5">
        <w:rPr>
          <w:sz w:val="22"/>
        </w:rPr>
        <w:t>disk.</w:t>
      </w:r>
      <w:ins w:id="77" w:author="mhe" w:date="2014-03-05T17:29:00Z">
        <w:r w:rsidR="005378C5" w:rsidRPr="005378C5">
          <w:rPr>
            <w:rFonts w:hint="eastAsia"/>
            <w:sz w:val="22"/>
          </w:rPr>
          <w:t xml:space="preserve">  </w:t>
        </w:r>
        <w:proofErr w:type="spellStart"/>
        <w:r w:rsidR="005378C5" w:rsidRPr="005378C5">
          <w:rPr>
            <w:rFonts w:hint="eastAsia"/>
            <w:sz w:val="22"/>
          </w:rPr>
          <w:t>Vx.x.x</w:t>
        </w:r>
        <w:proofErr w:type="spellEnd"/>
        <w:r w:rsidR="005378C5" w:rsidRPr="005378C5">
          <w:rPr>
            <w:rFonts w:hint="eastAsia"/>
            <w:sz w:val="22"/>
          </w:rPr>
          <w:t xml:space="preserve"> is the version number of </w:t>
        </w:r>
        <w:proofErr w:type="spellStart"/>
        <w:r w:rsidR="005378C5" w:rsidRPr="005378C5">
          <w:rPr>
            <w:rFonts w:hint="eastAsia"/>
            <w:sz w:val="22"/>
          </w:rPr>
          <w:t>SmokeTrace</w:t>
        </w:r>
        <w:proofErr w:type="spellEnd"/>
        <w:r w:rsidR="005378C5" w:rsidRPr="005378C5">
          <w:rPr>
            <w:rFonts w:hint="eastAsia"/>
            <w:sz w:val="22"/>
          </w:rPr>
          <w:t xml:space="preserve"> </w:t>
        </w:r>
      </w:ins>
      <w:ins w:id="78" w:author="mhe" w:date="2014-03-05T17:30:00Z">
        <w:r w:rsidR="005378C5" w:rsidRPr="005378C5">
          <w:rPr>
            <w:sz w:val="22"/>
          </w:rPr>
          <w:t>Diagnostic</w:t>
        </w:r>
      </w:ins>
      <w:ins w:id="79" w:author="mhe" w:date="2014-03-05T17:29:00Z">
        <w:r w:rsidR="005378C5" w:rsidRPr="005378C5">
          <w:rPr>
            <w:rFonts w:hint="eastAsia"/>
            <w:sz w:val="22"/>
          </w:rPr>
          <w:t xml:space="preserve"> tool.</w:t>
        </w:r>
      </w:ins>
    </w:p>
    <w:p w:rsidR="005378C5" w:rsidRDefault="005378C5" w:rsidP="007C0DF1">
      <w:pPr>
        <w:rPr>
          <w:ins w:id="80" w:author="mhe" w:date="2014-03-05T17:31:00Z"/>
          <w:b/>
          <w:sz w:val="22"/>
        </w:rPr>
      </w:pPr>
    </w:p>
    <w:p w:rsidR="007C0DF1" w:rsidDel="005378C5" w:rsidRDefault="007C0DF1" w:rsidP="007C0DF1">
      <w:pPr>
        <w:rPr>
          <w:del w:id="81" w:author="mhe" w:date="2014-03-05T17:31:00Z"/>
          <w:b/>
          <w:sz w:val="22"/>
        </w:rPr>
      </w:pPr>
      <w:r w:rsidRPr="007C7913">
        <w:rPr>
          <w:noProof/>
          <w:sz w:val="22"/>
          <w:lang w:val="en-AU"/>
        </w:rPr>
        <w:drawing>
          <wp:inline distT="0" distB="0" distL="0" distR="0">
            <wp:extent cx="5327374" cy="1335819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l="50156" t="17164" r="1056" b="61087"/>
                    <a:stretch/>
                  </pic:blipFill>
                  <pic:spPr bwMode="auto">
                    <a:xfrm>
                      <a:off x="0" y="0"/>
                      <a:ext cx="5394324" cy="135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C5" w:rsidRPr="007C7913" w:rsidRDefault="005378C5" w:rsidP="007C0DF1">
      <w:pPr>
        <w:rPr>
          <w:ins w:id="82" w:author="mhe" w:date="2014-03-05T17:33:00Z"/>
          <w:b/>
          <w:sz w:val="22"/>
        </w:rPr>
      </w:pPr>
    </w:p>
    <w:p w:rsidR="005378C5" w:rsidRDefault="005378C5" w:rsidP="005378C5">
      <w:pPr>
        <w:pStyle w:val="ListParagraph"/>
        <w:numPr>
          <w:ilvl w:val="0"/>
          <w:numId w:val="8"/>
        </w:numPr>
        <w:ind w:firstLineChars="0"/>
        <w:rPr>
          <w:ins w:id="83" w:author="mhe" w:date="2014-03-05T17:43:00Z"/>
          <w:sz w:val="22"/>
        </w:rPr>
      </w:pPr>
      <w:ins w:id="84" w:author="mhe" w:date="2014-03-05T17:31:00Z">
        <w:r w:rsidRPr="005378C5">
          <w:rPr>
            <w:sz w:val="22"/>
          </w:rPr>
          <w:lastRenderedPageBreak/>
          <w:t>Double click</w:t>
        </w:r>
        <w:r w:rsidRPr="007C7913">
          <w:rPr>
            <w:b/>
            <w:sz w:val="22"/>
          </w:rPr>
          <w:t xml:space="preserve"> </w:t>
        </w:r>
        <w:r w:rsidRPr="005378C5">
          <w:rPr>
            <w:b/>
            <w:i/>
            <w:color w:val="FF0000"/>
            <w:sz w:val="22"/>
          </w:rPr>
          <w:t>setup.exe</w:t>
        </w:r>
        <w:r w:rsidRPr="007C7913">
          <w:rPr>
            <w:b/>
            <w:sz w:val="22"/>
          </w:rPr>
          <w:t xml:space="preserve"> </w:t>
        </w:r>
        <w:r w:rsidRPr="005378C5">
          <w:rPr>
            <w:sz w:val="22"/>
          </w:rPr>
          <w:t>to install ST Diagnostic tool</w:t>
        </w:r>
      </w:ins>
      <w:ins w:id="85" w:author="mhe" w:date="2014-03-05T17:32:00Z">
        <w:r>
          <w:rPr>
            <w:rFonts w:hint="eastAsia"/>
            <w:sz w:val="22"/>
          </w:rPr>
          <w:t xml:space="preserve">, </w:t>
        </w:r>
        <w:r w:rsidRPr="005378C5">
          <w:rPr>
            <w:rFonts w:hint="eastAsia"/>
            <w:sz w:val="22"/>
          </w:rPr>
          <w:t>the i</w:t>
        </w:r>
        <w:r w:rsidRPr="005378C5">
          <w:rPr>
            <w:sz w:val="22"/>
          </w:rPr>
          <w:t xml:space="preserve">nstalled </w:t>
        </w:r>
        <w:r w:rsidRPr="005378C5">
          <w:rPr>
            <w:rFonts w:hint="eastAsia"/>
            <w:sz w:val="22"/>
          </w:rPr>
          <w:t>d</w:t>
        </w:r>
        <w:r w:rsidRPr="005378C5">
          <w:rPr>
            <w:sz w:val="22"/>
          </w:rPr>
          <w:t xml:space="preserve">irectory </w:t>
        </w:r>
        <w:r w:rsidRPr="005378C5">
          <w:rPr>
            <w:rFonts w:hint="eastAsia"/>
            <w:sz w:val="22"/>
          </w:rPr>
          <w:t>s</w:t>
        </w:r>
        <w:r w:rsidRPr="005378C5">
          <w:rPr>
            <w:sz w:val="22"/>
          </w:rPr>
          <w:t>tructure</w:t>
        </w:r>
      </w:ins>
      <w:ins w:id="86" w:author="mhe" w:date="2014-03-05T17:33:00Z">
        <w:r w:rsidRPr="005378C5">
          <w:rPr>
            <w:rFonts w:hint="eastAsia"/>
            <w:sz w:val="22"/>
          </w:rPr>
          <w:t xml:space="preserve"> is shown below:</w:t>
        </w:r>
      </w:ins>
    </w:p>
    <w:p w:rsidR="00EF5E1E" w:rsidRPr="007C7913" w:rsidRDefault="00EF5E1E" w:rsidP="00976798">
      <w:pPr>
        <w:rPr>
          <w:b/>
          <w:sz w:val="22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491242" w:rsidRPr="007C7913" w:rsidTr="00491242">
        <w:tc>
          <w:tcPr>
            <w:tcW w:w="8522" w:type="dxa"/>
          </w:tcPr>
          <w:p w:rsidR="00491242" w:rsidRPr="007C7913" w:rsidRDefault="00491242" w:rsidP="00491242">
            <w:pPr>
              <w:rPr>
                <w:sz w:val="22"/>
              </w:rPr>
            </w:pPr>
            <w:proofErr w:type="spellStart"/>
            <w:r w:rsidRPr="007C7913">
              <w:rPr>
                <w:sz w:val="22"/>
              </w:rPr>
              <w:t>ST</w:t>
            </w:r>
            <w:ins w:id="87" w:author="John De Blonde" w:date="2014-02-10T18:12:00Z">
              <w:r w:rsidR="000E1935" w:rsidRPr="007C7913">
                <w:rPr>
                  <w:sz w:val="22"/>
                </w:rPr>
                <w:t>Diagnostic</w:t>
              </w:r>
            </w:ins>
            <w:proofErr w:type="spellEnd"/>
            <w:r w:rsidRPr="007C7913">
              <w:rPr>
                <w:sz w:val="22"/>
              </w:rPr>
              <w:t>:</w:t>
            </w:r>
          </w:p>
          <w:p w:rsidR="00491242" w:rsidRPr="007C7913" w:rsidRDefault="00491242" w:rsidP="00491242">
            <w:pPr>
              <w:rPr>
                <w:sz w:val="22"/>
              </w:rPr>
            </w:pPr>
            <w:r w:rsidRPr="007C7913">
              <w:rPr>
                <w:sz w:val="22"/>
              </w:rPr>
              <w:t>│  ST</w:t>
            </w:r>
            <w:ins w:id="88" w:author="John De Blonde" w:date="2014-02-10T18:12:00Z">
              <w:r w:rsidR="000E1935" w:rsidRPr="007C7913">
                <w:rPr>
                  <w:sz w:val="22"/>
                </w:rPr>
                <w:t>Diagnostic</w:t>
              </w:r>
            </w:ins>
            <w:r w:rsidRPr="007C7913">
              <w:rPr>
                <w:sz w:val="22"/>
              </w:rPr>
              <w:t xml:space="preserve">.exe    </w:t>
            </w:r>
            <w:ins w:id="89" w:author="mhe" w:date="2014-03-05T17:36:00Z">
              <w:r w:rsidR="005378C5">
                <w:rPr>
                  <w:rFonts w:hint="eastAsia"/>
                  <w:sz w:val="22"/>
                </w:rPr>
                <w:t>(</w:t>
              </w:r>
            </w:ins>
            <w:r w:rsidRPr="007C7913">
              <w:rPr>
                <w:sz w:val="22"/>
              </w:rPr>
              <w:t>Main program</w:t>
            </w:r>
            <w:ins w:id="90" w:author="mhe" w:date="2014-03-05T17:36:00Z">
              <w:r w:rsidR="005378C5">
                <w:rPr>
                  <w:rFonts w:hint="eastAsia"/>
                  <w:sz w:val="22"/>
                </w:rPr>
                <w:t>)</w:t>
              </w:r>
            </w:ins>
          </w:p>
          <w:p w:rsidR="00491242" w:rsidRPr="007C7913" w:rsidRDefault="00491242" w:rsidP="00491242">
            <w:pPr>
              <w:rPr>
                <w:sz w:val="22"/>
              </w:rPr>
            </w:pPr>
            <w:r w:rsidRPr="007C7913">
              <w:rPr>
                <w:sz w:val="22"/>
              </w:rPr>
              <w:t>├─</w:t>
            </w:r>
            <w:proofErr w:type="spellStart"/>
            <w:ins w:id="91" w:author="mhe" w:date="2014-03-05T17:33:00Z">
              <w:r w:rsidR="005378C5">
                <w:rPr>
                  <w:rFonts w:hint="eastAsia"/>
                  <w:sz w:val="22"/>
                </w:rPr>
                <w:t>C</w:t>
              </w:r>
            </w:ins>
            <w:r w:rsidRPr="007C7913">
              <w:rPr>
                <w:sz w:val="22"/>
              </w:rPr>
              <w:t>onfig</w:t>
            </w:r>
            <w:proofErr w:type="spellEnd"/>
            <w:r w:rsidRPr="007C7913">
              <w:rPr>
                <w:sz w:val="22"/>
              </w:rPr>
              <w:t xml:space="preserve">            </w:t>
            </w:r>
            <w:ins w:id="92" w:author="mhe" w:date="2014-03-05T17:36:00Z">
              <w:r w:rsidR="005378C5">
                <w:rPr>
                  <w:rFonts w:hint="eastAsia"/>
                  <w:sz w:val="22"/>
                </w:rPr>
                <w:t>(</w:t>
              </w:r>
            </w:ins>
            <w:r w:rsidRPr="007C7913">
              <w:rPr>
                <w:color w:val="FF0000"/>
                <w:sz w:val="22"/>
              </w:rPr>
              <w:t>Configuration files</w:t>
            </w:r>
            <w:r w:rsidR="005378C5">
              <w:rPr>
                <w:rFonts w:hint="eastAsia"/>
                <w:color w:val="FF0000"/>
                <w:sz w:val="22"/>
              </w:rPr>
              <w:t>,</w:t>
            </w:r>
            <w:ins w:id="93" w:author="mhe" w:date="2014-03-05T17:37:00Z">
              <w:r w:rsidR="005378C5">
                <w:rPr>
                  <w:rFonts w:hint="eastAsia"/>
                  <w:color w:val="FF0000"/>
                  <w:sz w:val="22"/>
                </w:rPr>
                <w:t xml:space="preserve"> </w:t>
              </w:r>
            </w:ins>
            <w:r w:rsidR="005378C5">
              <w:rPr>
                <w:rFonts w:hint="eastAsia"/>
                <w:color w:val="FF0000"/>
                <w:sz w:val="22"/>
              </w:rPr>
              <w:t>d</w:t>
            </w:r>
            <w:r w:rsidRPr="007C7913">
              <w:rPr>
                <w:color w:val="FF0000"/>
                <w:sz w:val="22"/>
              </w:rPr>
              <w:t>on’t change any files in this directory</w:t>
            </w:r>
            <w:ins w:id="94" w:author="mhe" w:date="2014-03-05T17:37:00Z">
              <w:r w:rsidR="005378C5">
                <w:rPr>
                  <w:rFonts w:hint="eastAsia"/>
                  <w:color w:val="FF0000"/>
                  <w:sz w:val="22"/>
                </w:rPr>
                <w:t>)</w:t>
              </w:r>
            </w:ins>
          </w:p>
          <w:p w:rsidR="00491242" w:rsidRPr="007C7913" w:rsidRDefault="00491242" w:rsidP="00491242">
            <w:pPr>
              <w:rPr>
                <w:sz w:val="22"/>
              </w:rPr>
            </w:pPr>
            <w:r w:rsidRPr="007C7913">
              <w:rPr>
                <w:sz w:val="22"/>
              </w:rPr>
              <w:t>│  └─</w:t>
            </w:r>
            <w:proofErr w:type="spellStart"/>
            <w:ins w:id="95" w:author="mhe" w:date="2014-03-05T17:35:00Z">
              <w:r w:rsidR="005378C5">
                <w:rPr>
                  <w:rFonts w:hint="eastAsia"/>
                  <w:sz w:val="22"/>
                </w:rPr>
                <w:t>AlgorithmConfig</w:t>
              </w:r>
            </w:ins>
            <w:proofErr w:type="spellEnd"/>
          </w:p>
          <w:p w:rsidR="00491242" w:rsidRPr="007C7913" w:rsidRDefault="00491242" w:rsidP="00491242">
            <w:pPr>
              <w:rPr>
                <w:sz w:val="22"/>
              </w:rPr>
            </w:pPr>
            <w:r w:rsidRPr="007C7913">
              <w:rPr>
                <w:sz w:val="22"/>
              </w:rPr>
              <w:t>├─</w:t>
            </w:r>
            <w:ins w:id="96" w:author="mhe" w:date="2014-03-05T17:36:00Z">
              <w:r w:rsidR="005378C5">
                <w:rPr>
                  <w:rFonts w:hint="eastAsia"/>
                  <w:sz w:val="22"/>
                </w:rPr>
                <w:t>E</w:t>
              </w:r>
            </w:ins>
            <w:r w:rsidRPr="007C7913">
              <w:rPr>
                <w:sz w:val="22"/>
              </w:rPr>
              <w:t xml:space="preserve">vent           </w:t>
            </w:r>
            <w:ins w:id="97" w:author="mhe" w:date="2014-03-05T17:38:00Z">
              <w:r w:rsidR="005378C5">
                <w:rPr>
                  <w:rFonts w:hint="eastAsia"/>
                  <w:sz w:val="22"/>
                </w:rPr>
                <w:t>(</w:t>
              </w:r>
            </w:ins>
            <w:r w:rsidRPr="007C7913">
              <w:rPr>
                <w:sz w:val="22"/>
              </w:rPr>
              <w:t xml:space="preserve">Event </w:t>
            </w:r>
            <w:ins w:id="98" w:author="mhe" w:date="2014-03-05T17:38:00Z">
              <w:r w:rsidR="00B275E5">
                <w:rPr>
                  <w:rFonts w:hint="eastAsia"/>
                  <w:sz w:val="22"/>
                </w:rPr>
                <w:t>log</w:t>
              </w:r>
              <w:r w:rsidR="00B275E5" w:rsidRPr="007C7913">
                <w:rPr>
                  <w:sz w:val="22"/>
                </w:rPr>
                <w:t xml:space="preserve"> </w:t>
              </w:r>
            </w:ins>
            <w:r w:rsidRPr="007C7913">
              <w:rPr>
                <w:sz w:val="22"/>
              </w:rPr>
              <w:t>files (*.csv)</w:t>
            </w:r>
            <w:r w:rsidR="00B275E5">
              <w:rPr>
                <w:rFonts w:hint="eastAsia"/>
                <w:sz w:val="22"/>
              </w:rPr>
              <w:t>, d</w:t>
            </w:r>
            <w:r w:rsidRPr="007C7913">
              <w:rPr>
                <w:sz w:val="22"/>
              </w:rPr>
              <w:t xml:space="preserve">on’t </w:t>
            </w:r>
            <w:ins w:id="99" w:author="mhe" w:date="2014-03-05T17:38:00Z">
              <w:r w:rsidR="00B275E5">
                <w:rPr>
                  <w:rFonts w:hint="eastAsia"/>
                  <w:sz w:val="22"/>
                </w:rPr>
                <w:t>remove</w:t>
              </w:r>
              <w:r w:rsidR="00B275E5" w:rsidRPr="007C7913">
                <w:rPr>
                  <w:sz w:val="22"/>
                </w:rPr>
                <w:t xml:space="preserve"> </w:t>
              </w:r>
            </w:ins>
            <w:r w:rsidRPr="007C7913">
              <w:rPr>
                <w:sz w:val="22"/>
              </w:rPr>
              <w:t>this directory.</w:t>
            </w:r>
          </w:p>
          <w:p w:rsidR="00491242" w:rsidRPr="007C7913" w:rsidRDefault="00491242" w:rsidP="00B275E5">
            <w:pPr>
              <w:rPr>
                <w:sz w:val="22"/>
              </w:rPr>
            </w:pPr>
            <w:r w:rsidRPr="007C7913">
              <w:rPr>
                <w:rFonts w:ascii="Arial" w:hAnsi="Arial" w:cs="Arial"/>
                <w:sz w:val="22"/>
              </w:rPr>
              <w:t>└─</w:t>
            </w:r>
            <w:ins w:id="100" w:author="mhe" w:date="2014-03-05T17:36:00Z">
              <w:r w:rsidR="005378C5">
                <w:rPr>
                  <w:rFonts w:hint="eastAsia"/>
                  <w:sz w:val="22"/>
                </w:rPr>
                <w:t>S</w:t>
              </w:r>
            </w:ins>
            <w:r w:rsidRPr="007C7913">
              <w:rPr>
                <w:sz w:val="22"/>
              </w:rPr>
              <w:t xml:space="preserve">creenshot      </w:t>
            </w:r>
            <w:del w:id="101" w:author="mhe" w:date="2014-03-05T17:39:00Z">
              <w:r w:rsidRPr="007C7913" w:rsidDel="00B275E5">
                <w:rPr>
                  <w:sz w:val="22"/>
                </w:rPr>
                <w:delText xml:space="preserve"> </w:delText>
              </w:r>
            </w:del>
            <w:ins w:id="102" w:author="mhe" w:date="2014-03-05T17:39:00Z">
              <w:r w:rsidR="00B275E5">
                <w:rPr>
                  <w:rFonts w:hint="eastAsia"/>
                  <w:sz w:val="22"/>
                </w:rPr>
                <w:t xml:space="preserve"> (</w:t>
              </w:r>
            </w:ins>
            <w:del w:id="103" w:author="mhe" w:date="2014-03-05T17:39:00Z">
              <w:r w:rsidRPr="007C7913" w:rsidDel="00B275E5">
                <w:rPr>
                  <w:sz w:val="22"/>
                </w:rPr>
                <w:delText xml:space="preserve">     </w:delText>
              </w:r>
            </w:del>
            <w:r w:rsidRPr="007C7913">
              <w:rPr>
                <w:sz w:val="22"/>
              </w:rPr>
              <w:t>Screenshot</w:t>
            </w:r>
            <w:ins w:id="104" w:author="mhe" w:date="2014-03-05T17:39:00Z">
              <w:r w:rsidR="00B275E5">
                <w:rPr>
                  <w:rFonts w:hint="eastAsia"/>
                  <w:sz w:val="22"/>
                </w:rPr>
                <w:t xml:space="preserve"> still pictures (*.JPG), d</w:t>
              </w:r>
            </w:ins>
            <w:r w:rsidRPr="007C7913">
              <w:rPr>
                <w:sz w:val="22"/>
              </w:rPr>
              <w:t xml:space="preserve">on’t </w:t>
            </w:r>
            <w:ins w:id="105" w:author="mhe" w:date="2014-03-05T17:40:00Z">
              <w:r w:rsidR="00B275E5">
                <w:rPr>
                  <w:sz w:val="22"/>
                </w:rPr>
                <w:t>remove</w:t>
              </w:r>
              <w:r w:rsidR="00B275E5" w:rsidRPr="007C7913">
                <w:rPr>
                  <w:sz w:val="22"/>
                </w:rPr>
                <w:t xml:space="preserve"> </w:t>
              </w:r>
            </w:ins>
            <w:r w:rsidRPr="007C7913">
              <w:rPr>
                <w:sz w:val="22"/>
              </w:rPr>
              <w:t>this directory.</w:t>
            </w:r>
          </w:p>
        </w:tc>
      </w:tr>
    </w:tbl>
    <w:p w:rsidR="00491242" w:rsidRPr="007C7913" w:rsidRDefault="00491242" w:rsidP="003A01B7">
      <w:pPr>
        <w:rPr>
          <w:ins w:id="106" w:author="mhe" w:date="2014-03-05T13:26:00Z"/>
          <w:sz w:val="22"/>
        </w:rPr>
      </w:pPr>
    </w:p>
    <w:p w:rsidR="00976798" w:rsidRPr="007C7913" w:rsidRDefault="00976798" w:rsidP="00976798">
      <w:pPr>
        <w:rPr>
          <w:ins w:id="107" w:author="mhe" w:date="2014-03-05T13:26:00Z"/>
          <w:sz w:val="22"/>
        </w:rPr>
      </w:pPr>
      <w:ins w:id="108" w:author="mhe" w:date="2014-03-05T13:26:00Z">
        <w:r w:rsidRPr="007C7913">
          <w:rPr>
            <w:sz w:val="22"/>
          </w:rPr>
          <w:t xml:space="preserve">The installer will check </w:t>
        </w:r>
      </w:ins>
      <w:ins w:id="109" w:author="mhe" w:date="2014-03-05T17:40:00Z">
        <w:r w:rsidR="00B275E5">
          <w:rPr>
            <w:rFonts w:hint="eastAsia"/>
            <w:sz w:val="22"/>
          </w:rPr>
          <w:t xml:space="preserve">Microsoft </w:t>
        </w:r>
      </w:ins>
      <w:ins w:id="110" w:author="mhe" w:date="2014-03-05T13:26:00Z">
        <w:r w:rsidRPr="007C7913">
          <w:rPr>
            <w:sz w:val="22"/>
          </w:rPr>
          <w:t xml:space="preserve">Visual Studio Redistributable Package. </w:t>
        </w:r>
      </w:ins>
      <w:ins w:id="111" w:author="mhe" w:date="2014-03-05T17:41:00Z">
        <w:r w:rsidR="00B275E5">
          <w:rPr>
            <w:rFonts w:hint="eastAsia"/>
            <w:sz w:val="22"/>
          </w:rPr>
          <w:t xml:space="preserve"> </w:t>
        </w:r>
      </w:ins>
      <w:ins w:id="112" w:author="mhe" w:date="2014-03-05T13:26:00Z">
        <w:r w:rsidRPr="007C7913">
          <w:rPr>
            <w:sz w:val="22"/>
          </w:rPr>
          <w:t xml:space="preserve">If </w:t>
        </w:r>
      </w:ins>
      <w:ins w:id="113" w:author="mhe" w:date="2014-03-05T17:41:00Z">
        <w:r w:rsidR="00B275E5">
          <w:rPr>
            <w:rFonts w:hint="eastAsia"/>
            <w:sz w:val="22"/>
          </w:rPr>
          <w:t>the package has not been installed or has</w:t>
        </w:r>
      </w:ins>
      <w:ins w:id="114" w:author="mhe" w:date="2014-03-05T17:42:00Z">
        <w:r w:rsidR="00B275E5">
          <w:rPr>
            <w:rFonts w:hint="eastAsia"/>
            <w:sz w:val="22"/>
          </w:rPr>
          <w:t>n</w:t>
        </w:r>
      </w:ins>
      <w:ins w:id="115" w:author="mhe" w:date="2014-03-05T13:26:00Z">
        <w:r w:rsidRPr="007C7913">
          <w:rPr>
            <w:sz w:val="22"/>
          </w:rPr>
          <w:t xml:space="preserve">’t been installed correctly, installation will guide you </w:t>
        </w:r>
      </w:ins>
      <w:ins w:id="116" w:author="mhe" w:date="2014-03-05T17:42:00Z">
        <w:r w:rsidR="00B275E5">
          <w:rPr>
            <w:rFonts w:hint="eastAsia"/>
            <w:sz w:val="22"/>
          </w:rPr>
          <w:t>through the screen shown below, c</w:t>
        </w:r>
      </w:ins>
      <w:ins w:id="117" w:author="mhe" w:date="2014-03-05T13:26:00Z">
        <w:r w:rsidRPr="007C7913">
          <w:rPr>
            <w:sz w:val="22"/>
          </w:rPr>
          <w:t>lick</w:t>
        </w:r>
        <w:r w:rsidRPr="007C7913">
          <w:rPr>
            <w:b/>
            <w:sz w:val="22"/>
          </w:rPr>
          <w:t xml:space="preserve"> </w:t>
        </w:r>
      </w:ins>
      <w:ins w:id="118" w:author="mhe" w:date="2014-03-05T17:41:00Z">
        <w:r w:rsidR="00B275E5">
          <w:rPr>
            <w:rFonts w:hint="eastAsia"/>
            <w:b/>
            <w:sz w:val="22"/>
          </w:rPr>
          <w:t>[</w:t>
        </w:r>
      </w:ins>
      <w:ins w:id="119" w:author="mhe" w:date="2014-03-05T13:26:00Z">
        <w:r w:rsidRPr="007C7913">
          <w:rPr>
            <w:b/>
            <w:sz w:val="22"/>
          </w:rPr>
          <w:t>I</w:t>
        </w:r>
      </w:ins>
      <w:ins w:id="120" w:author="mhe" w:date="2014-03-05T17:41:00Z">
        <w:r w:rsidR="00B275E5">
          <w:rPr>
            <w:rFonts w:hint="eastAsia"/>
            <w:b/>
            <w:sz w:val="22"/>
          </w:rPr>
          <w:t>nstall]</w:t>
        </w:r>
      </w:ins>
      <w:ins w:id="121" w:author="mhe" w:date="2014-03-05T13:26:00Z">
        <w:r w:rsidRPr="007C7913">
          <w:rPr>
            <w:b/>
            <w:sz w:val="22"/>
          </w:rPr>
          <w:t xml:space="preserve"> </w:t>
        </w:r>
        <w:r w:rsidRPr="007C7913">
          <w:rPr>
            <w:sz w:val="22"/>
          </w:rPr>
          <w:t>button when you see following dialog</w:t>
        </w:r>
      </w:ins>
      <w:ins w:id="122" w:author="mhe" w:date="2014-03-05T17:41:00Z">
        <w:r w:rsidR="00B275E5">
          <w:rPr>
            <w:rFonts w:hint="eastAsia"/>
            <w:sz w:val="22"/>
          </w:rPr>
          <w:t xml:space="preserve"> screen</w:t>
        </w:r>
      </w:ins>
      <w:ins w:id="123" w:author="mhe" w:date="2014-03-05T13:26:00Z">
        <w:r w:rsidRPr="007C7913">
          <w:rPr>
            <w:sz w:val="22"/>
          </w:rPr>
          <w:t>.</w:t>
        </w:r>
      </w:ins>
    </w:p>
    <w:p w:rsidR="00976798" w:rsidRPr="007C7913" w:rsidRDefault="00976798" w:rsidP="00976798">
      <w:pPr>
        <w:rPr>
          <w:ins w:id="124" w:author="mhe" w:date="2014-03-05T13:26:00Z"/>
          <w:noProof/>
          <w:sz w:val="22"/>
        </w:rPr>
      </w:pPr>
    </w:p>
    <w:p w:rsidR="00976798" w:rsidRPr="007C7913" w:rsidRDefault="005201FB" w:rsidP="00EF5E1E">
      <w:pPr>
        <w:jc w:val="center"/>
        <w:rPr>
          <w:ins w:id="125" w:author="mhe" w:date="2014-03-05T13:26:00Z"/>
          <w:sz w:val="22"/>
        </w:rPr>
      </w:pPr>
      <w:ins w:id="126" w:author="mhe" w:date="2014-03-05T13:26:00Z">
        <w:r>
          <w:rPr>
            <w:noProof/>
            <w:sz w:val="22"/>
            <w:lang w:val="en-AU"/>
          </w:rPr>
          <w:drawing>
            <wp:inline distT="0" distB="0" distL="0" distR="0">
              <wp:extent cx="3291840" cy="2019991"/>
              <wp:effectExtent l="0" t="0" r="3810" b="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7" cstate="print"/>
                      <a:srcRect l="34383" t="30027" r="45706" b="48252"/>
                      <a:stretch/>
                    </pic:blipFill>
                    <pic:spPr bwMode="auto">
                      <a:xfrm>
                        <a:off x="0" y="0"/>
                        <a:ext cx="3293752" cy="202116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976798" w:rsidRPr="007C7913" w:rsidRDefault="00976798" w:rsidP="00976798">
      <w:pPr>
        <w:rPr>
          <w:ins w:id="127" w:author="mhe" w:date="2014-03-05T13:26:00Z"/>
          <w:sz w:val="22"/>
        </w:rPr>
      </w:pPr>
    </w:p>
    <w:p w:rsidR="00EF5E1E" w:rsidRDefault="00EF5E1E" w:rsidP="00EF5E1E">
      <w:pPr>
        <w:pStyle w:val="ListParagraph"/>
        <w:numPr>
          <w:ilvl w:val="0"/>
          <w:numId w:val="8"/>
        </w:numPr>
        <w:ind w:firstLineChars="0"/>
        <w:rPr>
          <w:ins w:id="128" w:author="mhe" w:date="2014-03-05T17:46:00Z"/>
          <w:sz w:val="22"/>
        </w:rPr>
      </w:pPr>
      <w:ins w:id="129" w:author="mhe" w:date="2014-03-05T17:43:00Z">
        <w:r w:rsidRPr="00EF5E1E">
          <w:rPr>
            <w:sz w:val="22"/>
          </w:rPr>
          <w:t xml:space="preserve">Double click </w:t>
        </w:r>
        <w:r w:rsidRPr="00EF5E1E">
          <w:rPr>
            <w:b/>
            <w:i/>
            <w:sz w:val="22"/>
          </w:rPr>
          <w:t>ST</w:t>
        </w:r>
      </w:ins>
      <w:ins w:id="130" w:author="mhe" w:date="2014-03-05T17:45:00Z">
        <w:r w:rsidRPr="00EF5E1E">
          <w:rPr>
            <w:b/>
            <w:i/>
            <w:sz w:val="22"/>
          </w:rPr>
          <w:t>Diagnostic</w:t>
        </w:r>
        <w:r>
          <w:rPr>
            <w:rFonts w:hint="eastAsia"/>
            <w:b/>
            <w:i/>
            <w:sz w:val="22"/>
          </w:rPr>
          <w:t>.</w:t>
        </w:r>
      </w:ins>
      <w:ins w:id="131" w:author="mhe" w:date="2014-03-05T17:43:00Z">
        <w:r w:rsidRPr="00EF5E1E">
          <w:rPr>
            <w:b/>
            <w:i/>
            <w:sz w:val="22"/>
          </w:rPr>
          <w:t>exe</w:t>
        </w:r>
        <w:r w:rsidRPr="00EF5E1E">
          <w:rPr>
            <w:sz w:val="22"/>
          </w:rPr>
          <w:t xml:space="preserve"> on your </w:t>
        </w:r>
      </w:ins>
      <w:ins w:id="132" w:author="mhe" w:date="2014-03-05T17:45:00Z">
        <w:r>
          <w:rPr>
            <w:rFonts w:hint="eastAsia"/>
            <w:sz w:val="22"/>
          </w:rPr>
          <w:t xml:space="preserve">computer </w:t>
        </w:r>
      </w:ins>
      <w:ins w:id="133" w:author="mhe" w:date="2014-03-05T17:43:00Z">
        <w:r w:rsidRPr="00EF5E1E">
          <w:rPr>
            <w:sz w:val="22"/>
          </w:rPr>
          <w:t xml:space="preserve">desktop </w:t>
        </w:r>
      </w:ins>
      <w:ins w:id="134" w:author="mhe" w:date="2014-03-05T17:46:00Z">
        <w:r>
          <w:rPr>
            <w:rFonts w:hint="eastAsia"/>
            <w:sz w:val="22"/>
          </w:rPr>
          <w:t xml:space="preserve">(as shown below) </w:t>
        </w:r>
      </w:ins>
      <w:ins w:id="135" w:author="mhe" w:date="2014-03-05T17:43:00Z">
        <w:r w:rsidRPr="00EF5E1E">
          <w:rPr>
            <w:sz w:val="22"/>
          </w:rPr>
          <w:t xml:space="preserve">to run the </w:t>
        </w:r>
        <w:proofErr w:type="spellStart"/>
        <w:r w:rsidRPr="00EF5E1E">
          <w:rPr>
            <w:sz w:val="22"/>
          </w:rPr>
          <w:t>S</w:t>
        </w:r>
      </w:ins>
      <w:ins w:id="136" w:author="mhe" w:date="2014-03-05T17:45:00Z">
        <w:r>
          <w:rPr>
            <w:rFonts w:hint="eastAsia"/>
            <w:sz w:val="22"/>
          </w:rPr>
          <w:t>moke</w:t>
        </w:r>
      </w:ins>
      <w:ins w:id="137" w:author="mhe" w:date="2014-03-05T17:43:00Z">
        <w:r w:rsidRPr="00EF5E1E">
          <w:rPr>
            <w:sz w:val="22"/>
          </w:rPr>
          <w:t>T</w:t>
        </w:r>
      </w:ins>
      <w:ins w:id="138" w:author="mhe" w:date="2014-03-05T17:45:00Z">
        <w:r>
          <w:rPr>
            <w:rFonts w:hint="eastAsia"/>
            <w:sz w:val="22"/>
          </w:rPr>
          <w:t>race</w:t>
        </w:r>
      </w:ins>
      <w:proofErr w:type="spellEnd"/>
      <w:ins w:id="139" w:author="mhe" w:date="2014-03-05T17:43:00Z">
        <w:r w:rsidRPr="00EF5E1E">
          <w:rPr>
            <w:sz w:val="22"/>
          </w:rPr>
          <w:t xml:space="preserve"> </w:t>
        </w:r>
      </w:ins>
      <w:ins w:id="140" w:author="mhe" w:date="2014-03-05T17:45:00Z">
        <w:r>
          <w:rPr>
            <w:sz w:val="22"/>
          </w:rPr>
          <w:t>Diagnostic</w:t>
        </w:r>
      </w:ins>
      <w:ins w:id="141" w:author="mhe" w:date="2014-03-05T17:43:00Z">
        <w:r w:rsidRPr="00EF5E1E">
          <w:rPr>
            <w:sz w:val="22"/>
          </w:rPr>
          <w:t xml:space="preserve"> tool</w:t>
        </w:r>
      </w:ins>
      <w:ins w:id="142" w:author="mhe" w:date="2014-03-05T17:45:00Z">
        <w:r>
          <w:rPr>
            <w:rFonts w:hint="eastAsia"/>
            <w:sz w:val="22"/>
          </w:rPr>
          <w:t>.</w:t>
        </w:r>
      </w:ins>
    </w:p>
    <w:p w:rsidR="00976798" w:rsidRPr="007C7913" w:rsidRDefault="00976798" w:rsidP="003A01B7">
      <w:pPr>
        <w:rPr>
          <w:sz w:val="22"/>
        </w:rPr>
      </w:pPr>
    </w:p>
    <w:p w:rsidR="00976798" w:rsidRPr="007C7913" w:rsidRDefault="005201FB" w:rsidP="00EF5E1E">
      <w:pPr>
        <w:pStyle w:val="ListParagraph"/>
        <w:ind w:left="420" w:firstLineChars="0" w:firstLine="0"/>
        <w:jc w:val="center"/>
        <w:rPr>
          <w:ins w:id="143" w:author="mhe" w:date="2014-03-05T13:28:00Z"/>
          <w:b/>
          <w:sz w:val="22"/>
        </w:rPr>
      </w:pPr>
      <w:ins w:id="144" w:author="mhe" w:date="2014-03-05T13:28:00Z">
        <w:r>
          <w:rPr>
            <w:noProof/>
            <w:sz w:val="22"/>
            <w:lang w:val="en-AU"/>
          </w:rPr>
          <w:drawing>
            <wp:inline distT="0" distB="0" distL="0" distR="0">
              <wp:extent cx="3753016" cy="2445143"/>
              <wp:effectExtent l="0" t="0" r="0" b="0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8" cstate="print"/>
                      <a:srcRect l="39813" t="39142" r="40281" b="37802"/>
                      <a:stretch/>
                    </pic:blipFill>
                    <pic:spPr bwMode="auto">
                      <a:xfrm>
                        <a:off x="0" y="0"/>
                        <a:ext cx="3754235" cy="244593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976798" w:rsidRPr="007C7913" w:rsidRDefault="00976798" w:rsidP="00976798">
      <w:pPr>
        <w:rPr>
          <w:ins w:id="145" w:author="mhe" w:date="2014-03-05T13:27:00Z"/>
          <w:b/>
          <w:sz w:val="22"/>
        </w:rPr>
      </w:pPr>
    </w:p>
    <w:p w:rsidR="00F0012F" w:rsidRPr="00F0012F" w:rsidRDefault="00F0012F" w:rsidP="00F0012F">
      <w:pPr>
        <w:pStyle w:val="ListParagraph"/>
        <w:numPr>
          <w:ilvl w:val="0"/>
          <w:numId w:val="8"/>
        </w:numPr>
        <w:ind w:firstLineChars="0"/>
        <w:rPr>
          <w:ins w:id="146" w:author="mhe" w:date="2014-03-05T17:47:00Z"/>
          <w:sz w:val="22"/>
        </w:rPr>
      </w:pPr>
      <w:bookmarkStart w:id="147" w:name="_GoBack"/>
      <w:bookmarkEnd w:id="147"/>
      <w:ins w:id="148" w:author="mhe" w:date="2014-03-05T17:47:00Z">
        <w:r>
          <w:rPr>
            <w:rFonts w:hint="eastAsia"/>
            <w:b/>
            <w:sz w:val="22"/>
          </w:rPr>
          <w:t>First time long in</w:t>
        </w:r>
      </w:ins>
    </w:p>
    <w:p w:rsidR="00FF330E" w:rsidRPr="00FF330E" w:rsidRDefault="00FF330E" w:rsidP="00976798">
      <w:pPr>
        <w:rPr>
          <w:sz w:val="22"/>
        </w:rPr>
      </w:pPr>
      <w:ins w:id="149" w:author="mhe" w:date="2014-03-05T17:49:00Z">
        <w:r w:rsidRPr="00FF330E">
          <w:rPr>
            <w:rFonts w:hint="eastAsia"/>
            <w:sz w:val="22"/>
          </w:rPr>
          <w:lastRenderedPageBreak/>
          <w:t>When login first time, use the d</w:t>
        </w:r>
      </w:ins>
      <w:r w:rsidRPr="00FF330E">
        <w:rPr>
          <w:sz w:val="22"/>
        </w:rPr>
        <w:t xml:space="preserve">efault password </w:t>
      </w:r>
      <w:del w:id="150" w:author="mhe" w:date="2014-03-05T17:49:00Z">
        <w:r w:rsidRPr="00FF330E" w:rsidDel="00FF330E">
          <w:rPr>
            <w:sz w:val="22"/>
          </w:rPr>
          <w:delText>is</w:delText>
        </w:r>
      </w:del>
      <w:r w:rsidRPr="00FF330E">
        <w:rPr>
          <w:sz w:val="22"/>
        </w:rPr>
        <w:t xml:space="preserve"> “</w:t>
      </w:r>
      <w:r w:rsidRPr="00FF330E">
        <w:rPr>
          <w:color w:val="FF0000"/>
          <w:sz w:val="22"/>
        </w:rPr>
        <w:t>123456</w:t>
      </w:r>
      <w:r w:rsidRPr="00FF330E">
        <w:rPr>
          <w:sz w:val="22"/>
        </w:rPr>
        <w:t>”.</w:t>
      </w:r>
      <w:r w:rsidRPr="00FF330E">
        <w:rPr>
          <w:rFonts w:hint="eastAsia"/>
          <w:sz w:val="22"/>
        </w:rPr>
        <w:t xml:space="preserve">  </w:t>
      </w:r>
    </w:p>
    <w:p w:rsidR="00FF330E" w:rsidRDefault="00FF330E" w:rsidP="00976798">
      <w:pPr>
        <w:rPr>
          <w:sz w:val="22"/>
        </w:rPr>
      </w:pPr>
    </w:p>
    <w:p w:rsidR="00FF330E" w:rsidRDefault="00FF330E" w:rsidP="00FF330E">
      <w:pPr>
        <w:jc w:val="center"/>
        <w:rPr>
          <w:sz w:val="22"/>
        </w:rPr>
      </w:pPr>
      <w:r w:rsidRPr="007C7913">
        <w:rPr>
          <w:noProof/>
          <w:sz w:val="22"/>
          <w:lang w:val="en-AU"/>
        </w:rPr>
        <w:drawing>
          <wp:inline distT="0" distB="0" distL="0" distR="0">
            <wp:extent cx="1860605" cy="1507498"/>
            <wp:effectExtent l="0" t="0" r="635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905" cy="15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0E" w:rsidRDefault="00FF330E" w:rsidP="00976798">
      <w:pPr>
        <w:rPr>
          <w:sz w:val="22"/>
        </w:rPr>
      </w:pPr>
    </w:p>
    <w:p w:rsidR="00976798" w:rsidRPr="007C7913" w:rsidRDefault="00FF330E" w:rsidP="00976798">
      <w:pPr>
        <w:rPr>
          <w:b/>
          <w:sz w:val="22"/>
        </w:rPr>
      </w:pPr>
      <w:r>
        <w:rPr>
          <w:rFonts w:hint="eastAsia"/>
          <w:sz w:val="22"/>
        </w:rPr>
        <w:t>Once the default password is keyed in, tick</w:t>
      </w:r>
      <w:r w:rsidRPr="007C7913">
        <w:rPr>
          <w:sz w:val="22"/>
        </w:rPr>
        <w:t xml:space="preserve"> </w:t>
      </w:r>
      <w:r>
        <w:rPr>
          <w:rFonts w:hint="eastAsia"/>
          <w:sz w:val="22"/>
        </w:rPr>
        <w:t xml:space="preserve">the </w:t>
      </w:r>
      <w:r w:rsidRPr="007C7913">
        <w:rPr>
          <w:sz w:val="22"/>
        </w:rPr>
        <w:t xml:space="preserve">checkbox </w:t>
      </w:r>
      <w:r>
        <w:rPr>
          <w:rFonts w:hint="eastAsia"/>
          <w:sz w:val="22"/>
        </w:rPr>
        <w:t>[</w:t>
      </w:r>
      <w:r w:rsidRPr="007C7913">
        <w:rPr>
          <w:sz w:val="22"/>
        </w:rPr>
        <w:t>Change Password</w:t>
      </w:r>
      <w:r>
        <w:rPr>
          <w:rFonts w:hint="eastAsia"/>
          <w:sz w:val="22"/>
        </w:rPr>
        <w:t>]</w:t>
      </w:r>
      <w:r w:rsidRPr="007C7913">
        <w:rPr>
          <w:sz w:val="22"/>
        </w:rPr>
        <w:t xml:space="preserve"> to change your password.</w:t>
      </w:r>
      <w:r w:rsidRPr="00FF330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 Once </w:t>
      </w:r>
      <w:r w:rsidRPr="00FF330E">
        <w:rPr>
          <w:rFonts w:hint="eastAsia"/>
          <w:b/>
          <w:sz w:val="22"/>
        </w:rPr>
        <w:t>[OK]</w:t>
      </w:r>
      <w:r>
        <w:rPr>
          <w:rFonts w:hint="eastAsia"/>
          <w:sz w:val="22"/>
        </w:rPr>
        <w:t xml:space="preserve"> </w:t>
      </w:r>
      <w:r>
        <w:rPr>
          <w:sz w:val="22"/>
        </w:rPr>
        <w:t>button</w:t>
      </w:r>
      <w:r>
        <w:rPr>
          <w:rFonts w:hint="eastAsia"/>
          <w:sz w:val="22"/>
        </w:rPr>
        <w:t xml:space="preserve"> is pressed, a second screen as shown below will pop up.  </w:t>
      </w:r>
      <w:proofErr w:type="gramStart"/>
      <w:r>
        <w:rPr>
          <w:rFonts w:hint="eastAsia"/>
          <w:sz w:val="22"/>
        </w:rPr>
        <w:t xml:space="preserve">Simply type in the old and new passwords then press </w:t>
      </w:r>
      <w:r w:rsidRPr="00FF330E">
        <w:rPr>
          <w:rFonts w:hint="eastAsia"/>
          <w:b/>
          <w:sz w:val="22"/>
        </w:rPr>
        <w:t>[OK]</w:t>
      </w:r>
      <w:r>
        <w:rPr>
          <w:rFonts w:hint="eastAsia"/>
          <w:sz w:val="22"/>
        </w:rPr>
        <w:t xml:space="preserve"> </w:t>
      </w:r>
      <w:r>
        <w:rPr>
          <w:sz w:val="22"/>
        </w:rPr>
        <w:t>button</w:t>
      </w:r>
      <w:r>
        <w:rPr>
          <w:rFonts w:hint="eastAsia"/>
          <w:sz w:val="22"/>
        </w:rPr>
        <w:t>.</w:t>
      </w:r>
      <w:proofErr w:type="gramEnd"/>
      <w:r>
        <w:rPr>
          <w:rFonts w:hint="eastAsia"/>
          <w:sz w:val="22"/>
        </w:rPr>
        <w:t xml:space="preserve">  For future use of the tool, the new password will apply.</w:t>
      </w:r>
    </w:p>
    <w:p w:rsidR="00976798" w:rsidRPr="007C7913" w:rsidRDefault="00976798" w:rsidP="00976798">
      <w:pPr>
        <w:rPr>
          <w:b/>
          <w:sz w:val="22"/>
        </w:rPr>
      </w:pPr>
    </w:p>
    <w:p w:rsidR="00491242" w:rsidRPr="007C7913" w:rsidRDefault="007C0DF1" w:rsidP="00FF330E">
      <w:pPr>
        <w:jc w:val="center"/>
        <w:rPr>
          <w:sz w:val="22"/>
        </w:rPr>
      </w:pPr>
      <w:r w:rsidRPr="007C7913">
        <w:rPr>
          <w:noProof/>
          <w:sz w:val="22"/>
          <w:lang w:val="en-AU"/>
        </w:rPr>
        <w:drawing>
          <wp:inline distT="0" distB="0" distL="0" distR="0">
            <wp:extent cx="1860605" cy="150749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905" cy="15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F1" w:rsidRPr="007C7913" w:rsidRDefault="007C0DF1" w:rsidP="003A01B7">
      <w:pPr>
        <w:rPr>
          <w:sz w:val="22"/>
        </w:rPr>
      </w:pPr>
    </w:p>
    <w:p w:rsidR="00FF330E" w:rsidRDefault="00FF330E" w:rsidP="003A01B7">
      <w:pPr>
        <w:rPr>
          <w:ins w:id="151" w:author="mhe" w:date="2014-03-05T18:13:00Z"/>
          <w:rFonts w:hint="eastAsia"/>
          <w:sz w:val="22"/>
        </w:rPr>
      </w:pPr>
      <w:ins w:id="152" w:author="mhe" w:date="2014-03-05T17:55:00Z">
        <w:r>
          <w:rPr>
            <w:rFonts w:hint="eastAsia"/>
            <w:sz w:val="22"/>
          </w:rPr>
          <w:t xml:space="preserve">Once a valid password is </w:t>
        </w:r>
        <w:r>
          <w:rPr>
            <w:sz w:val="22"/>
          </w:rPr>
          <w:t>accepted</w:t>
        </w:r>
        <w:r>
          <w:rPr>
            <w:rFonts w:hint="eastAsia"/>
            <w:sz w:val="22"/>
          </w:rPr>
          <w:t>, the tool main screen will show.</w:t>
        </w:r>
      </w:ins>
      <w:ins w:id="153" w:author="mhe" w:date="2014-03-05T20:22:00Z">
        <w:r w:rsidR="00111F28">
          <w:rPr>
            <w:rFonts w:hint="eastAsia"/>
            <w:sz w:val="22"/>
          </w:rPr>
          <w:t xml:space="preserve">  </w:t>
        </w:r>
      </w:ins>
      <w:proofErr w:type="spellStart"/>
      <w:ins w:id="154" w:author="mhe" w:date="2014-03-05T18:12:00Z">
        <w:r w:rsidR="00946A64">
          <w:rPr>
            <w:rFonts w:hint="eastAsia"/>
            <w:sz w:val="22"/>
          </w:rPr>
          <w:t>SmokeTrace</w:t>
        </w:r>
        <w:proofErr w:type="spellEnd"/>
        <w:r w:rsidR="00946A64">
          <w:rPr>
            <w:rFonts w:hint="eastAsia"/>
            <w:sz w:val="22"/>
          </w:rPr>
          <w:t xml:space="preserve"> </w:t>
        </w:r>
      </w:ins>
      <w:proofErr w:type="spellStart"/>
      <w:ins w:id="155" w:author="mhe" w:date="2014-03-05T18:13:00Z">
        <w:r w:rsidR="00946A64">
          <w:rPr>
            <w:rFonts w:hint="eastAsia"/>
            <w:sz w:val="22"/>
          </w:rPr>
          <w:t>Diagonostic</w:t>
        </w:r>
        <w:proofErr w:type="spellEnd"/>
        <w:r w:rsidR="00946A64">
          <w:rPr>
            <w:rFonts w:hint="eastAsia"/>
            <w:sz w:val="22"/>
          </w:rPr>
          <w:t xml:space="preserve"> tool main screen consists of the following functions:</w:t>
        </w:r>
      </w:ins>
    </w:p>
    <w:p w:rsidR="00946A64" w:rsidRDefault="00946A64" w:rsidP="003A01B7">
      <w:pPr>
        <w:rPr>
          <w:ins w:id="156" w:author="mhe" w:date="2014-03-05T18:13:00Z"/>
          <w:rFonts w:hint="eastAsia"/>
          <w:sz w:val="22"/>
        </w:rPr>
      </w:pPr>
    </w:p>
    <w:p w:rsidR="00946A64" w:rsidRDefault="00946A64" w:rsidP="00946A64">
      <w:pPr>
        <w:pStyle w:val="ListParagraph"/>
        <w:numPr>
          <w:ilvl w:val="0"/>
          <w:numId w:val="9"/>
        </w:numPr>
        <w:ind w:firstLineChars="0"/>
        <w:rPr>
          <w:ins w:id="157" w:author="mhe" w:date="2014-03-05T18:13:00Z"/>
          <w:rFonts w:hint="eastAsia"/>
          <w:sz w:val="22"/>
        </w:rPr>
      </w:pPr>
      <w:ins w:id="158" w:author="mhe" w:date="2014-03-05T18:13:00Z">
        <w:r>
          <w:rPr>
            <w:rFonts w:hint="eastAsia"/>
            <w:sz w:val="22"/>
          </w:rPr>
          <w:t xml:space="preserve">Heading: display the tool version number and </w:t>
        </w:r>
        <w:proofErr w:type="spellStart"/>
        <w:r>
          <w:rPr>
            <w:rFonts w:hint="eastAsia"/>
            <w:sz w:val="22"/>
          </w:rPr>
          <w:t>SmokeTrace</w:t>
        </w:r>
        <w:proofErr w:type="spellEnd"/>
        <w:r>
          <w:rPr>
            <w:rFonts w:hint="eastAsia"/>
            <w:sz w:val="22"/>
          </w:rPr>
          <w:t xml:space="preserve"> algorithm revision.</w:t>
        </w:r>
      </w:ins>
    </w:p>
    <w:p w:rsidR="00946A64" w:rsidRDefault="00946A64" w:rsidP="00946A64">
      <w:pPr>
        <w:pStyle w:val="ListParagraph"/>
        <w:numPr>
          <w:ilvl w:val="0"/>
          <w:numId w:val="9"/>
        </w:numPr>
        <w:ind w:firstLineChars="0"/>
        <w:rPr>
          <w:ins w:id="159" w:author="mhe" w:date="2014-03-05T18:15:00Z"/>
          <w:rFonts w:hint="eastAsia"/>
          <w:sz w:val="22"/>
        </w:rPr>
      </w:pPr>
      <w:ins w:id="160" w:author="mhe" w:date="2014-03-05T18:14:00Z">
        <w:r>
          <w:rPr>
            <w:sz w:val="22"/>
          </w:rPr>
          <w:t>Diagnostic</w:t>
        </w:r>
        <w:r>
          <w:rPr>
            <w:rFonts w:hint="eastAsia"/>
            <w:sz w:val="22"/>
          </w:rPr>
          <w:t xml:space="preserve"> Method: Select how the </w:t>
        </w:r>
      </w:ins>
      <w:ins w:id="161" w:author="mhe" w:date="2014-03-05T21:01:00Z">
        <w:r w:rsidR="00EF23C5">
          <w:rPr>
            <w:sz w:val="22"/>
          </w:rPr>
          <w:t>diagnostic</w:t>
        </w:r>
      </w:ins>
      <w:ins w:id="162" w:author="mhe" w:date="2014-03-05T18:14:00Z">
        <w:r>
          <w:rPr>
            <w:rFonts w:hint="eastAsia"/>
            <w:sz w:val="22"/>
          </w:rPr>
          <w:t xml:space="preserve"> operation is executed.  This includes selection from </w:t>
        </w:r>
        <w:r w:rsidR="00EF23C5">
          <w:rPr>
            <w:rFonts w:hint="eastAsia"/>
            <w:sz w:val="22"/>
          </w:rPr>
          <w:t>a pre-recorded video file</w:t>
        </w:r>
        <w:r>
          <w:rPr>
            <w:rFonts w:hint="eastAsia"/>
            <w:sz w:val="22"/>
          </w:rPr>
          <w:t xml:space="preserve">, use of a </w:t>
        </w:r>
      </w:ins>
      <w:ins w:id="163" w:author="mhe" w:date="2014-03-05T18:15:00Z">
        <w:r>
          <w:rPr>
            <w:sz w:val="22"/>
          </w:rPr>
          <w:t>camera</w:t>
        </w:r>
      </w:ins>
      <w:ins w:id="164" w:author="mhe" w:date="2014-03-05T18:14:00Z">
        <w:r>
          <w:rPr>
            <w:rFonts w:hint="eastAsia"/>
            <w:sz w:val="22"/>
          </w:rPr>
          <w:t xml:space="preserve"> </w:t>
        </w:r>
      </w:ins>
      <w:ins w:id="165" w:author="mhe" w:date="2014-03-05T21:02:00Z">
        <w:r w:rsidR="00EF23C5">
          <w:rPr>
            <w:rFonts w:hint="eastAsia"/>
            <w:sz w:val="22"/>
          </w:rPr>
          <w:t xml:space="preserve">for real time processing </w:t>
        </w:r>
      </w:ins>
      <w:ins w:id="166" w:author="mhe" w:date="2014-03-05T18:15:00Z">
        <w:r>
          <w:rPr>
            <w:rFonts w:hint="eastAsia"/>
            <w:sz w:val="22"/>
          </w:rPr>
          <w:t xml:space="preserve">or </w:t>
        </w:r>
      </w:ins>
      <w:ins w:id="167" w:author="mhe" w:date="2014-03-05T21:20:00Z">
        <w:r w:rsidR="00FD5474">
          <w:rPr>
            <w:rFonts w:hint="eastAsia"/>
            <w:sz w:val="22"/>
          </w:rPr>
          <w:t>review</w:t>
        </w:r>
      </w:ins>
      <w:ins w:id="168" w:author="mhe" w:date="2014-03-05T18:15:00Z">
        <w:r>
          <w:rPr>
            <w:rFonts w:hint="eastAsia"/>
            <w:sz w:val="22"/>
          </w:rPr>
          <w:t xml:space="preserve"> video </w:t>
        </w:r>
      </w:ins>
      <w:ins w:id="169" w:author="mhe" w:date="2014-03-05T21:21:00Z">
        <w:r w:rsidR="00FD5474">
          <w:rPr>
            <w:rFonts w:hint="eastAsia"/>
            <w:sz w:val="22"/>
          </w:rPr>
          <w:t xml:space="preserve">processing </w:t>
        </w:r>
      </w:ins>
      <w:ins w:id="170" w:author="mhe" w:date="2014-03-05T21:20:00Z">
        <w:r w:rsidR="00FD5474">
          <w:rPr>
            <w:rFonts w:hint="eastAsia"/>
            <w:sz w:val="22"/>
          </w:rPr>
          <w:t xml:space="preserve">results </w:t>
        </w:r>
      </w:ins>
      <w:ins w:id="171" w:author="mhe" w:date="2014-03-05T18:15:00Z">
        <w:r>
          <w:rPr>
            <w:rFonts w:hint="eastAsia"/>
            <w:sz w:val="22"/>
          </w:rPr>
          <w:t xml:space="preserve">with </w:t>
        </w:r>
        <w:r>
          <w:rPr>
            <w:sz w:val="22"/>
          </w:rPr>
          <w:t>tagged</w:t>
        </w:r>
        <w:r>
          <w:rPr>
            <w:rFonts w:hint="eastAsia"/>
            <w:sz w:val="22"/>
          </w:rPr>
          <w:t xml:space="preserve"> events.</w:t>
        </w:r>
      </w:ins>
    </w:p>
    <w:p w:rsidR="00946A64" w:rsidRDefault="002C3C23" w:rsidP="00946A64">
      <w:pPr>
        <w:pStyle w:val="ListParagraph"/>
        <w:numPr>
          <w:ilvl w:val="0"/>
          <w:numId w:val="9"/>
        </w:numPr>
        <w:ind w:firstLineChars="0"/>
        <w:rPr>
          <w:ins w:id="172" w:author="mhe" w:date="2014-03-05T18:21:00Z"/>
          <w:rFonts w:hint="eastAsia"/>
          <w:sz w:val="22"/>
        </w:rPr>
      </w:pPr>
      <w:ins w:id="173" w:author="mhe" w:date="2014-03-05T18:20:00Z">
        <w:r>
          <w:rPr>
            <w:rFonts w:hint="eastAsia"/>
            <w:sz w:val="22"/>
          </w:rPr>
          <w:t>Display Panel: Area where video or images are displayed.</w:t>
        </w:r>
      </w:ins>
    </w:p>
    <w:p w:rsidR="00DB258F" w:rsidRDefault="00DB258F" w:rsidP="00946A64">
      <w:pPr>
        <w:pStyle w:val="ListParagraph"/>
        <w:numPr>
          <w:ilvl w:val="0"/>
          <w:numId w:val="9"/>
        </w:numPr>
        <w:ind w:firstLineChars="0"/>
        <w:rPr>
          <w:ins w:id="174" w:author="mhe" w:date="2014-03-05T18:22:00Z"/>
          <w:rFonts w:hint="eastAsia"/>
          <w:sz w:val="22"/>
        </w:rPr>
      </w:pPr>
      <w:ins w:id="175" w:author="mhe" w:date="2014-03-05T18:21:00Z">
        <w:r>
          <w:rPr>
            <w:rFonts w:hint="eastAsia"/>
            <w:sz w:val="22"/>
          </w:rPr>
          <w:t xml:space="preserve">Selection &amp; Control </w:t>
        </w:r>
        <w:r>
          <w:rPr>
            <w:sz w:val="22"/>
          </w:rPr>
          <w:t>Buttons</w:t>
        </w:r>
        <w:r>
          <w:rPr>
            <w:rFonts w:hint="eastAsia"/>
            <w:sz w:val="22"/>
          </w:rPr>
          <w:t xml:space="preserve">: </w:t>
        </w:r>
      </w:ins>
      <w:ins w:id="176" w:author="mhe" w:date="2014-03-05T18:22:00Z">
        <w:r>
          <w:rPr>
            <w:rFonts w:hint="eastAsia"/>
            <w:sz w:val="22"/>
          </w:rPr>
          <w:t xml:space="preserve">Use the </w:t>
        </w:r>
        <w:proofErr w:type="spellStart"/>
        <w:r>
          <w:rPr>
            <w:rFonts w:hint="eastAsia"/>
            <w:sz w:val="22"/>
          </w:rPr>
          <w:t>bu</w:t>
        </w:r>
      </w:ins>
      <w:ins w:id="177" w:author="mhe" w:date="2014-03-05T18:21:00Z">
        <w:r>
          <w:rPr>
            <w:rFonts w:hint="eastAsia"/>
            <w:sz w:val="22"/>
          </w:rPr>
          <w:t>ttoms</w:t>
        </w:r>
      </w:ins>
      <w:proofErr w:type="spellEnd"/>
      <w:ins w:id="178" w:author="mhe" w:date="2014-03-05T18:22:00Z">
        <w:r>
          <w:rPr>
            <w:rFonts w:hint="eastAsia"/>
            <w:sz w:val="22"/>
          </w:rPr>
          <w:t xml:space="preserve"> to </w:t>
        </w:r>
        <w:r w:rsidR="008930B0">
          <w:rPr>
            <w:rFonts w:hint="eastAsia"/>
            <w:sz w:val="22"/>
          </w:rPr>
          <w:t xml:space="preserve">control the video and image </w:t>
        </w:r>
      </w:ins>
      <w:ins w:id="179" w:author="mhe" w:date="2014-03-05T21:37:00Z">
        <w:r w:rsidR="006E5D9F">
          <w:rPr>
            <w:rFonts w:hint="eastAsia"/>
            <w:sz w:val="22"/>
          </w:rPr>
          <w:t>DAT</w:t>
        </w:r>
      </w:ins>
      <w:ins w:id="180" w:author="mhe" w:date="2014-03-05T18:22:00Z">
        <w:r w:rsidR="008930B0">
          <w:rPr>
            <w:rFonts w:hint="eastAsia"/>
            <w:sz w:val="22"/>
          </w:rPr>
          <w:t xml:space="preserve"> or change of the tool configuration.</w:t>
        </w:r>
      </w:ins>
    </w:p>
    <w:p w:rsidR="008930B0" w:rsidRDefault="008930B0" w:rsidP="00946A64">
      <w:pPr>
        <w:pStyle w:val="ListParagraph"/>
        <w:numPr>
          <w:ilvl w:val="0"/>
          <w:numId w:val="9"/>
        </w:numPr>
        <w:ind w:firstLineChars="0"/>
        <w:rPr>
          <w:ins w:id="181" w:author="mhe" w:date="2014-03-05T18:20:00Z"/>
          <w:rFonts w:hint="eastAsia"/>
          <w:sz w:val="22"/>
        </w:rPr>
      </w:pPr>
      <w:ins w:id="182" w:author="mhe" w:date="2014-03-05T18:22:00Z">
        <w:r>
          <w:rPr>
            <w:rFonts w:hint="eastAsia"/>
            <w:sz w:val="22"/>
          </w:rPr>
          <w:t>Event List: List of all events detected.</w:t>
        </w:r>
      </w:ins>
    </w:p>
    <w:p w:rsidR="002C3C23" w:rsidRPr="00946A64" w:rsidRDefault="002C3C23" w:rsidP="008930B0">
      <w:pPr>
        <w:pStyle w:val="ListParagraph"/>
        <w:ind w:left="720" w:firstLineChars="0" w:firstLine="0"/>
        <w:rPr>
          <w:sz w:val="22"/>
        </w:rPr>
      </w:pPr>
    </w:p>
    <w:p w:rsidR="00A175D8" w:rsidRPr="007C7913" w:rsidRDefault="00981458" w:rsidP="00485C9B">
      <w:pPr>
        <w:jc w:val="left"/>
        <w:rPr>
          <w:sz w:val="22"/>
        </w:rPr>
      </w:pPr>
      <w:r w:rsidRPr="00E267D8">
        <w:rPr>
          <w:noProof/>
          <w:sz w:val="22"/>
          <w:lang w:val="en-GB" w:eastAsia="en-GB"/>
        </w:rPr>
        <w:lastRenderedPageBreak/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线形标注 2 7" o:spid="_x0000_s1027" type="#_x0000_t48" style="position:absolute;margin-left:317.25pt;margin-top:329.45pt;width:99.75pt;height:25pt;z-index:2516633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" adj="-17789,11837,-9658,7776,-1299,7776,-758,-2635" fillcolor="#d8d8d8 [2732]" strokecolor="#d8d8d8 [2732]" strokeweight="2pt">
            <v:textbox>
              <w:txbxContent>
                <w:p w:rsidR="00A175D8" w:rsidRPr="00E27FCE" w:rsidRDefault="00A175D8" w:rsidP="00A175D8">
                  <w:pPr>
                    <w:jc w:val="center"/>
                    <w:rPr>
                      <w:sz w:val="22"/>
                    </w:rPr>
                  </w:pPr>
                  <w:r w:rsidRPr="00E27FCE">
                    <w:rPr>
                      <w:rFonts w:hint="eastAsia"/>
                      <w:sz w:val="22"/>
                    </w:rPr>
                    <w:t>Event List</w:t>
                  </w:r>
                </w:p>
              </w:txbxContent>
            </v:textbox>
            <o:callout v:ext="edit" minusy="t"/>
          </v:shape>
        </w:pict>
      </w:r>
      <w:ins w:id="183" w:author="mhe" w:date="2014-03-05T18:18:00Z">
        <w:r>
          <w:rPr>
            <w:noProof/>
            <w:sz w:val="22"/>
            <w:lang w:val="en-AU"/>
          </w:rPr>
          <w:pict>
            <v:shape id="_x0000_s1038" type="#_x0000_t48" style="position:absolute;margin-left:281.5pt;margin-top:245.25pt;width:150.25pt;height:25pt;z-index:2516766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" adj="-8352,13522,-4708,7776,-863,7776,-891,-24235" fillcolor="#d8d8d8 [2732]" strokecolor="#d8d8d8 [2732]" strokeweight="2pt">
              <v:textbox>
                <w:txbxContent>
                  <w:p w:rsidR="00E27FCE" w:rsidRPr="00E27FCE" w:rsidRDefault="00E27FCE" w:rsidP="00E27FCE">
                    <w:pPr>
                      <w:jc w:val="center"/>
                      <w:rPr>
                        <w:sz w:val="22"/>
                      </w:rPr>
                    </w:pPr>
                    <w:ins w:id="184" w:author="mhe" w:date="2014-03-05T18:19:00Z">
                      <w:r>
                        <w:rPr>
                          <w:rFonts w:hint="eastAsia"/>
                          <w:sz w:val="22"/>
                        </w:rPr>
                        <w:t xml:space="preserve">Selection &amp; </w:t>
                      </w:r>
                    </w:ins>
                    <w:ins w:id="185" w:author="mhe" w:date="2014-03-05T18:18:00Z">
                      <w:r>
                        <w:rPr>
                          <w:rFonts w:hint="eastAsia"/>
                          <w:sz w:val="22"/>
                        </w:rPr>
                        <w:t xml:space="preserve">Control </w:t>
                      </w:r>
                      <w:r>
                        <w:rPr>
                          <w:sz w:val="22"/>
                        </w:rPr>
                        <w:t>Buttons</w:t>
                      </w:r>
                    </w:ins>
                  </w:p>
                </w:txbxContent>
              </v:textbox>
              <o:callout v:ext="edit" minusy="t"/>
            </v:shape>
          </w:pict>
        </w:r>
      </w:ins>
      <w:r w:rsidRPr="00E267D8">
        <w:rPr>
          <w:noProof/>
          <w:sz w:val="22"/>
          <w:lang w:val="en-GB" w:eastAsia="en-GB"/>
        </w:rPr>
        <w:pict>
          <v:shape id="线形标注 2 6" o:spid="_x0000_s1028" type="#_x0000_t48" style="position:absolute;margin-left:313.75pt;margin-top:156pt;width:92.25pt;height:25pt;z-index:2516613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" adj="-14306,7042,-8031,7776,-1405,7776,-1452,-24235" fillcolor="#d8d8d8 [2732]" strokecolor="#d8d8d8 [2732]" strokeweight="2pt">
            <v:textbox>
              <w:txbxContent>
                <w:p w:rsidR="00A175D8" w:rsidRPr="00E27FCE" w:rsidRDefault="00E27FCE" w:rsidP="00A175D8">
                  <w:pPr>
                    <w:jc w:val="center"/>
                    <w:rPr>
                      <w:sz w:val="22"/>
                    </w:rPr>
                  </w:pPr>
                  <w:ins w:id="186" w:author="mhe" w:date="2014-03-05T18:17:00Z">
                    <w:r w:rsidRPr="00E27FCE">
                      <w:rPr>
                        <w:rFonts w:hint="eastAsia"/>
                        <w:sz w:val="22"/>
                      </w:rPr>
                      <w:t>Display Panel</w:t>
                    </w:r>
                  </w:ins>
                </w:p>
              </w:txbxContent>
            </v:textbox>
          </v:shape>
        </w:pict>
      </w:r>
      <w:ins w:id="187" w:author="mhe" w:date="2014-03-05T18:16:00Z">
        <w:r>
          <w:rPr>
            <w:noProof/>
            <w:sz w:val="22"/>
            <w:lang w:val="en-AU"/>
          </w:rPr>
          <w:pict>
            <v:shape id="_x0000_s1037" type="#_x0000_t48" style="position:absolute;margin-left:313.75pt;margin-top:37.8pt;width:107.75pt;height:25pt;z-index:251675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" adj="-14303,7517,-6575,7776,-1203,7776,-1243,-2635" fillcolor="#d8d8d8 [2732]" strokecolor="#d8d8d8 [2732]" strokeweight="2pt">
              <v:textbox style="mso-next-textbox:#_x0000_s1037">
                <w:txbxContent>
                  <w:p w:rsidR="00485C9B" w:rsidRPr="00485C9B" w:rsidRDefault="00485C9B" w:rsidP="00485C9B">
                    <w:pPr>
                      <w:jc w:val="center"/>
                      <w:rPr>
                        <w:sz w:val="22"/>
                      </w:rPr>
                    </w:pPr>
                    <w:ins w:id="188" w:author="mhe" w:date="2014-03-05T18:17:00Z">
                      <w:r w:rsidRPr="00485C9B">
                        <w:rPr>
                          <w:sz w:val="22"/>
                        </w:rPr>
                        <w:t>Diagnostic</w:t>
                      </w:r>
                    </w:ins>
                    <w:ins w:id="189" w:author="mhe" w:date="2014-03-05T18:16:00Z">
                      <w:r w:rsidRPr="00485C9B">
                        <w:rPr>
                          <w:rFonts w:hint="eastAsia"/>
                          <w:sz w:val="22"/>
                        </w:rPr>
                        <w:t xml:space="preserve"> Method</w:t>
                      </w:r>
                    </w:ins>
                  </w:p>
                </w:txbxContent>
              </v:textbox>
            </v:shape>
          </w:pict>
        </w:r>
      </w:ins>
      <w:r w:rsidR="00E27FCE" w:rsidRPr="00E267D8">
        <w:rPr>
          <w:noProof/>
          <w:sz w:val="22"/>
          <w:lang w:val="en-GB" w:eastAsia="en-GB"/>
        </w:rPr>
        <w:pict>
          <v:shape id="线形标注 2 5" o:spid="_x0000_s1026" type="#_x0000_t48" style="position:absolute;margin-left:313.75pt;margin-top:6.8pt;width:71.5pt;height:22.4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" adj="-21102,7649,-9728,8659,-1813,8659,-19319,-8707" fillcolor="#d8d8d8 [2732]" strokecolor="#d8d8d8 [2732]" strokeweight="2pt">
            <v:textbox style="mso-next-textbox:#线形标注 2 5">
              <w:txbxContent>
                <w:p w:rsidR="00A175D8" w:rsidRPr="00485C9B" w:rsidRDefault="00485C9B" w:rsidP="00A175D8">
                  <w:pPr>
                    <w:jc w:val="center"/>
                    <w:rPr>
                      <w:sz w:val="22"/>
                    </w:rPr>
                  </w:pPr>
                  <w:ins w:id="190" w:author="mhe" w:date="2014-03-05T18:16:00Z">
                    <w:r>
                      <w:rPr>
                        <w:rFonts w:hint="eastAsia"/>
                        <w:sz w:val="22"/>
                      </w:rPr>
                      <w:t>Heading</w:t>
                    </w:r>
                  </w:ins>
                </w:p>
              </w:txbxContent>
            </v:textbox>
          </v:shape>
        </w:pict>
      </w:r>
      <w:r w:rsidR="00A175D8" w:rsidRPr="007C7913">
        <w:rPr>
          <w:noProof/>
          <w:sz w:val="22"/>
          <w:lang w:val="en-AU"/>
        </w:rPr>
        <w:drawing>
          <wp:inline distT="0" distB="0" distL="0" distR="0">
            <wp:extent cx="5274310" cy="497885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AE" w:rsidRPr="007C7913" w:rsidRDefault="00C842AE" w:rsidP="003A01B7">
      <w:pPr>
        <w:rPr>
          <w:sz w:val="22"/>
        </w:rPr>
      </w:pPr>
    </w:p>
    <w:p w:rsidR="003A01B7" w:rsidRPr="00111F28" w:rsidRDefault="00111F28" w:rsidP="00A175D8">
      <w:pPr>
        <w:pStyle w:val="Heading1"/>
        <w:numPr>
          <w:ilvl w:val="1"/>
          <w:numId w:val="2"/>
        </w:numPr>
        <w:rPr>
          <w:sz w:val="28"/>
        </w:rPr>
      </w:pPr>
      <w:ins w:id="191" w:author="mhe" w:date="2014-03-05T20:23:00Z">
        <w:r>
          <w:rPr>
            <w:rFonts w:hint="eastAsia"/>
            <w:sz w:val="28"/>
          </w:rPr>
          <w:t xml:space="preserve">Diagnostic Method: </w:t>
        </w:r>
      </w:ins>
      <w:ins w:id="192" w:author="mhe" w:date="2014-03-05T20:25:00Z">
        <w:r>
          <w:rPr>
            <w:rFonts w:hint="eastAsia"/>
            <w:sz w:val="28"/>
          </w:rPr>
          <w:t xml:space="preserve">Pre-recorded </w:t>
        </w:r>
      </w:ins>
      <w:ins w:id="193" w:author="mhe" w:date="2014-03-05T20:23:00Z">
        <w:r>
          <w:rPr>
            <w:rFonts w:hint="eastAsia"/>
            <w:sz w:val="28"/>
          </w:rPr>
          <w:t xml:space="preserve">Video </w:t>
        </w:r>
      </w:ins>
      <w:ins w:id="194" w:author="mhe" w:date="2014-03-05T21:01:00Z">
        <w:r w:rsidR="00EF23C5">
          <w:rPr>
            <w:rFonts w:hint="eastAsia"/>
            <w:sz w:val="28"/>
          </w:rPr>
          <w:t>Processing</w:t>
        </w:r>
      </w:ins>
    </w:p>
    <w:p w:rsidR="00C842AE" w:rsidRPr="00774F6B" w:rsidRDefault="006908CB" w:rsidP="00111F28">
      <w:pPr>
        <w:pStyle w:val="ListParagraph"/>
        <w:numPr>
          <w:ilvl w:val="0"/>
          <w:numId w:val="10"/>
        </w:numPr>
        <w:ind w:firstLineChars="0"/>
        <w:rPr>
          <w:rFonts w:hint="eastAsia"/>
          <w:sz w:val="22"/>
        </w:rPr>
      </w:pPr>
      <w:proofErr w:type="spellStart"/>
      <w:ins w:id="195" w:author="mhe" w:date="2014-03-05T20:27:00Z">
        <w:r w:rsidRPr="00774F6B">
          <w:rPr>
            <w:rFonts w:hint="eastAsia"/>
            <w:color w:val="FF0000"/>
            <w:sz w:val="22"/>
          </w:rPr>
          <w:t>S</w:t>
        </w:r>
      </w:ins>
      <w:ins w:id="196" w:author="mhe" w:date="2014-03-05T20:28:00Z">
        <w:r w:rsidRPr="00774F6B">
          <w:rPr>
            <w:rFonts w:hint="eastAsia"/>
            <w:color w:val="FF0000"/>
            <w:sz w:val="22"/>
          </w:rPr>
          <w:t>moke</w:t>
        </w:r>
      </w:ins>
      <w:ins w:id="197" w:author="mhe" w:date="2014-03-05T20:27:00Z">
        <w:r w:rsidRPr="00774F6B">
          <w:rPr>
            <w:rFonts w:hint="eastAsia"/>
            <w:color w:val="FF0000"/>
            <w:sz w:val="22"/>
          </w:rPr>
          <w:t>T</w:t>
        </w:r>
      </w:ins>
      <w:ins w:id="198" w:author="mhe" w:date="2014-03-05T20:28:00Z">
        <w:r w:rsidRPr="00774F6B">
          <w:rPr>
            <w:rFonts w:hint="eastAsia"/>
            <w:color w:val="FF0000"/>
            <w:sz w:val="22"/>
          </w:rPr>
          <w:t>race</w:t>
        </w:r>
      </w:ins>
      <w:proofErr w:type="spellEnd"/>
      <w:ins w:id="199" w:author="mhe" w:date="2014-03-05T20:27:00Z">
        <w:r w:rsidRPr="00774F6B">
          <w:rPr>
            <w:rFonts w:hint="eastAsia"/>
            <w:color w:val="FF0000"/>
            <w:sz w:val="22"/>
          </w:rPr>
          <w:t xml:space="preserve"> </w:t>
        </w:r>
      </w:ins>
      <w:ins w:id="200" w:author="mhe" w:date="2014-03-05T20:28:00Z">
        <w:r w:rsidRPr="00774F6B">
          <w:rPr>
            <w:rFonts w:hint="eastAsia"/>
            <w:color w:val="FF0000"/>
            <w:sz w:val="22"/>
          </w:rPr>
          <w:t>Diagnostic t</w:t>
        </w:r>
      </w:ins>
      <w:ins w:id="201" w:author="mhe" w:date="2014-03-05T20:27:00Z">
        <w:r w:rsidRPr="00774F6B">
          <w:rPr>
            <w:rFonts w:hint="eastAsia"/>
            <w:color w:val="FF0000"/>
            <w:sz w:val="22"/>
          </w:rPr>
          <w:t>ool use</w:t>
        </w:r>
      </w:ins>
      <w:ins w:id="202" w:author="mhe" w:date="2014-03-05T20:28:00Z">
        <w:r w:rsidRPr="00774F6B">
          <w:rPr>
            <w:rFonts w:hint="eastAsia"/>
            <w:color w:val="FF0000"/>
            <w:sz w:val="22"/>
          </w:rPr>
          <w:t>s</w:t>
        </w:r>
      </w:ins>
      <w:ins w:id="203" w:author="mhe" w:date="2014-03-05T20:27:00Z">
        <w:r w:rsidRPr="00774F6B">
          <w:rPr>
            <w:rFonts w:hint="eastAsia"/>
            <w:color w:val="FF0000"/>
            <w:sz w:val="22"/>
          </w:rPr>
          <w:t xml:space="preserve"> Window</w:t>
        </w:r>
      </w:ins>
      <w:ins w:id="204" w:author="mhe" w:date="2014-03-05T20:28:00Z">
        <w:r w:rsidRPr="00774F6B">
          <w:rPr>
            <w:rFonts w:hint="eastAsia"/>
            <w:color w:val="FF0000"/>
            <w:sz w:val="22"/>
          </w:rPr>
          <w:t>s</w:t>
        </w:r>
      </w:ins>
      <w:ins w:id="205" w:author="mhe" w:date="2014-03-05T20:27:00Z">
        <w:r w:rsidRPr="00774F6B">
          <w:rPr>
            <w:rFonts w:hint="eastAsia"/>
            <w:color w:val="FF0000"/>
            <w:sz w:val="22"/>
          </w:rPr>
          <w:t xml:space="preserve"> system codec to decode video files. </w:t>
        </w:r>
        <w:r w:rsidRPr="00774F6B">
          <w:rPr>
            <w:rFonts w:hint="eastAsia"/>
            <w:color w:val="FF0000"/>
            <w:sz w:val="22"/>
          </w:rPr>
          <w:t xml:space="preserve"> </w:t>
        </w:r>
      </w:ins>
      <w:r w:rsidR="00C842AE" w:rsidRPr="00774F6B">
        <w:rPr>
          <w:rFonts w:hint="eastAsia"/>
          <w:sz w:val="22"/>
        </w:rPr>
        <w:t xml:space="preserve">Make sure the </w:t>
      </w:r>
      <w:ins w:id="206" w:author="mhe" w:date="2014-03-05T20:24:00Z">
        <w:r w:rsidR="00111F28" w:rsidRPr="00774F6B">
          <w:rPr>
            <w:rFonts w:hint="eastAsia"/>
            <w:sz w:val="22"/>
          </w:rPr>
          <w:t>pre-recorded video</w:t>
        </w:r>
        <w:r w:rsidR="00111F28" w:rsidRPr="00774F6B">
          <w:rPr>
            <w:rFonts w:hint="eastAsia"/>
            <w:sz w:val="22"/>
          </w:rPr>
          <w:t xml:space="preserve"> </w:t>
        </w:r>
      </w:ins>
      <w:r w:rsidR="00C842AE" w:rsidRPr="00774F6B">
        <w:rPr>
          <w:rFonts w:hint="eastAsia"/>
          <w:sz w:val="22"/>
        </w:rPr>
        <w:t xml:space="preserve">file is </w:t>
      </w:r>
      <w:r w:rsidR="00C842AE" w:rsidRPr="00774F6B">
        <w:rPr>
          <w:sz w:val="22"/>
        </w:rPr>
        <w:t>valid</w:t>
      </w:r>
      <w:r w:rsidR="00C842AE" w:rsidRPr="00774F6B">
        <w:rPr>
          <w:rFonts w:hint="eastAsia"/>
          <w:sz w:val="22"/>
        </w:rPr>
        <w:t xml:space="preserve"> </w:t>
      </w:r>
      <w:ins w:id="207" w:author="mhe" w:date="2014-03-05T20:24:00Z">
        <w:r w:rsidR="00111F28" w:rsidRPr="00774F6B">
          <w:rPr>
            <w:rFonts w:hint="eastAsia"/>
            <w:sz w:val="22"/>
          </w:rPr>
          <w:t>and</w:t>
        </w:r>
      </w:ins>
      <w:r w:rsidR="00C842AE" w:rsidRPr="00774F6B">
        <w:rPr>
          <w:rFonts w:hint="eastAsia"/>
          <w:sz w:val="22"/>
        </w:rPr>
        <w:t xml:space="preserve"> supported by Windows. </w:t>
      </w:r>
      <w:ins w:id="208" w:author="mhe" w:date="2014-03-05T20:25:00Z">
        <w:r w:rsidR="00111F28" w:rsidRPr="00774F6B">
          <w:rPr>
            <w:rFonts w:hint="eastAsia"/>
            <w:sz w:val="22"/>
          </w:rPr>
          <w:t>If a file can be opened with</w:t>
        </w:r>
      </w:ins>
      <w:r w:rsidR="00C842AE" w:rsidRPr="00774F6B">
        <w:rPr>
          <w:rFonts w:hint="eastAsia"/>
          <w:sz w:val="22"/>
        </w:rPr>
        <w:t xml:space="preserve"> Windows Media Play</w:t>
      </w:r>
      <w:ins w:id="209" w:author="John De Blonde" w:date="2014-02-10T18:17:00Z">
        <w:r w:rsidR="000E1935" w:rsidRPr="00774F6B">
          <w:rPr>
            <w:sz w:val="22"/>
          </w:rPr>
          <w:t>er</w:t>
        </w:r>
      </w:ins>
      <w:ins w:id="210" w:author="mhe" w:date="2014-03-05T20:25:00Z">
        <w:r w:rsidR="00111F28" w:rsidRPr="00774F6B">
          <w:rPr>
            <w:rFonts w:hint="eastAsia"/>
            <w:sz w:val="22"/>
          </w:rPr>
          <w:t xml:space="preserve">, it can be loaded to the tool.  </w:t>
        </w:r>
      </w:ins>
      <w:ins w:id="211" w:author="mhe" w:date="2014-03-05T20:26:00Z">
        <w:r w:rsidR="00111F28" w:rsidRPr="00774F6B">
          <w:rPr>
            <w:rFonts w:hint="eastAsia"/>
            <w:sz w:val="22"/>
          </w:rPr>
          <w:t>AVI file is used in the User Guide as example as this is a commonly used file format.</w:t>
        </w:r>
      </w:ins>
      <w:ins w:id="212" w:author="John De Blonde" w:date="2014-02-10T18:17:00Z">
        <w:r w:rsidR="000E1935" w:rsidRPr="00774F6B">
          <w:rPr>
            <w:sz w:val="22"/>
          </w:rPr>
          <w:t xml:space="preserve"> </w:t>
        </w:r>
      </w:ins>
      <w:r w:rsidR="00C842AE" w:rsidRPr="00774F6B">
        <w:rPr>
          <w:rFonts w:hint="eastAsia"/>
          <w:sz w:val="22"/>
        </w:rPr>
        <w:t>.</w:t>
      </w:r>
    </w:p>
    <w:p w:rsidR="006908CB" w:rsidRPr="00774F6B" w:rsidRDefault="006908CB" w:rsidP="00111F28">
      <w:pPr>
        <w:pStyle w:val="ListParagraph"/>
        <w:numPr>
          <w:ilvl w:val="0"/>
          <w:numId w:val="10"/>
        </w:numPr>
        <w:ind w:firstLineChars="0"/>
        <w:rPr>
          <w:ins w:id="213" w:author="mhe" w:date="2014-03-05T20:31:00Z"/>
          <w:rFonts w:hint="eastAsia"/>
          <w:sz w:val="22"/>
        </w:rPr>
      </w:pPr>
      <w:ins w:id="214" w:author="mhe" w:date="2014-03-05T20:28:00Z">
        <w:r w:rsidRPr="00774F6B">
          <w:rPr>
            <w:sz w:val="22"/>
          </w:rPr>
          <w:t>Select</w:t>
        </w:r>
        <w:r w:rsidRPr="00774F6B">
          <w:rPr>
            <w:rFonts w:hint="eastAsia"/>
            <w:sz w:val="22"/>
          </w:rPr>
          <w:t xml:space="preserve"> </w:t>
        </w:r>
        <w:r w:rsidRPr="00774F6B">
          <w:rPr>
            <w:sz w:val="22"/>
          </w:rPr>
          <w:t>“</w:t>
        </w:r>
      </w:ins>
      <w:ins w:id="215" w:author="mhe" w:date="2014-03-05T20:29:00Z">
        <w:r w:rsidRPr="00774F6B">
          <w:rPr>
            <w:rFonts w:hint="eastAsia"/>
            <w:b/>
            <w:sz w:val="22"/>
          </w:rPr>
          <w:t>Pre-recorded Video</w:t>
        </w:r>
      </w:ins>
      <w:ins w:id="216" w:author="mhe" w:date="2014-03-05T20:28:00Z">
        <w:r w:rsidRPr="00774F6B">
          <w:rPr>
            <w:sz w:val="22"/>
          </w:rPr>
          <w:t>”</w:t>
        </w:r>
      </w:ins>
      <w:ins w:id="217" w:author="mhe" w:date="2014-03-05T20:29:00Z">
        <w:r w:rsidRPr="00774F6B">
          <w:rPr>
            <w:rFonts w:hint="eastAsia"/>
            <w:sz w:val="22"/>
          </w:rPr>
          <w:t xml:space="preserve"> from the Diagnostic Method as shown below.</w:t>
        </w:r>
      </w:ins>
    </w:p>
    <w:p w:rsidR="006908CB" w:rsidRPr="00774F6B" w:rsidRDefault="006908CB" w:rsidP="006908CB">
      <w:pPr>
        <w:pStyle w:val="ListParagraph"/>
        <w:ind w:left="720" w:firstLineChars="0" w:firstLine="0"/>
        <w:rPr>
          <w:rFonts w:hint="eastAsia"/>
          <w:sz w:val="22"/>
        </w:rPr>
      </w:pPr>
    </w:p>
    <w:p w:rsidR="006546B2" w:rsidRDefault="006546B2" w:rsidP="006908CB">
      <w:pPr>
        <w:jc w:val="center"/>
        <w:rPr>
          <w:ins w:id="218" w:author="mhe" w:date="2014-03-05T20:33:00Z"/>
          <w:rFonts w:hint="eastAsia"/>
        </w:rPr>
      </w:pPr>
      <w:r>
        <w:rPr>
          <w:noProof/>
          <w:lang w:val="en-AU"/>
        </w:rPr>
        <w:drawing>
          <wp:inline distT="0" distB="0" distL="0" distR="0">
            <wp:extent cx="3846757" cy="519007"/>
            <wp:effectExtent l="19050" t="0" r="1343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4222" t="18499" r="76773" b="76943"/>
                    <a:stretch/>
                  </pic:blipFill>
                  <pic:spPr bwMode="auto">
                    <a:xfrm>
                      <a:off x="0" y="0"/>
                      <a:ext cx="3851097" cy="51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8CB" w:rsidRPr="00774F6B" w:rsidRDefault="006908CB" w:rsidP="006908CB">
      <w:pPr>
        <w:jc w:val="center"/>
        <w:rPr>
          <w:sz w:val="22"/>
        </w:rPr>
      </w:pPr>
    </w:p>
    <w:p w:rsidR="006908CB" w:rsidRPr="00774F6B" w:rsidRDefault="006908CB" w:rsidP="006908CB">
      <w:pPr>
        <w:pStyle w:val="ListParagraph"/>
        <w:numPr>
          <w:ilvl w:val="0"/>
          <w:numId w:val="10"/>
        </w:numPr>
        <w:ind w:firstLineChars="0"/>
        <w:rPr>
          <w:ins w:id="219" w:author="mhe" w:date="2014-03-05T20:31:00Z"/>
          <w:rFonts w:hint="eastAsia"/>
          <w:sz w:val="22"/>
        </w:rPr>
      </w:pPr>
      <w:ins w:id="220" w:author="mhe" w:date="2014-03-05T20:32:00Z">
        <w:r w:rsidRPr="00774F6B">
          <w:rPr>
            <w:rFonts w:hint="eastAsia"/>
            <w:sz w:val="22"/>
          </w:rPr>
          <w:t xml:space="preserve">Click button </w:t>
        </w:r>
        <w:r w:rsidRPr="00774F6B">
          <w:rPr>
            <w:rFonts w:hint="eastAsia"/>
            <w:b/>
            <w:sz w:val="22"/>
          </w:rPr>
          <w:t>[Open File]</w:t>
        </w:r>
        <w:r w:rsidRPr="00774F6B">
          <w:rPr>
            <w:rFonts w:hint="eastAsia"/>
            <w:sz w:val="22"/>
          </w:rPr>
          <w:t xml:space="preserve"> </w:t>
        </w:r>
        <w:r w:rsidRPr="00774F6B">
          <w:rPr>
            <w:rFonts w:hint="eastAsia"/>
            <w:sz w:val="22"/>
          </w:rPr>
          <w:t>to select a</w:t>
        </w:r>
        <w:r w:rsidRPr="00774F6B">
          <w:rPr>
            <w:rFonts w:hint="eastAsia"/>
            <w:sz w:val="22"/>
          </w:rPr>
          <w:t xml:space="preserve"> video file </w:t>
        </w:r>
      </w:ins>
      <w:ins w:id="221" w:author="mhe" w:date="2014-03-05T20:33:00Z">
        <w:r w:rsidRPr="00774F6B">
          <w:rPr>
            <w:rFonts w:hint="eastAsia"/>
            <w:sz w:val="22"/>
          </w:rPr>
          <w:t xml:space="preserve">(e.g. *.avi) </w:t>
        </w:r>
      </w:ins>
      <w:ins w:id="222" w:author="mhe" w:date="2014-03-05T20:32:00Z">
        <w:r w:rsidRPr="00774F6B">
          <w:rPr>
            <w:rFonts w:hint="eastAsia"/>
            <w:sz w:val="22"/>
          </w:rPr>
          <w:t>from the folder.</w:t>
        </w:r>
      </w:ins>
    </w:p>
    <w:p w:rsidR="006908CB" w:rsidRPr="00774F6B" w:rsidRDefault="006908CB" w:rsidP="006908CB">
      <w:pPr>
        <w:pStyle w:val="ListParagraph"/>
        <w:ind w:left="720" w:firstLineChars="0" w:firstLine="0"/>
        <w:rPr>
          <w:ins w:id="223" w:author="mhe" w:date="2014-03-05T20:31:00Z"/>
          <w:rFonts w:hint="eastAsia"/>
          <w:sz w:val="22"/>
        </w:rPr>
      </w:pPr>
    </w:p>
    <w:p w:rsidR="006546B2" w:rsidRDefault="006546B2" w:rsidP="006908CB">
      <w:pPr>
        <w:jc w:val="center"/>
        <w:rPr>
          <w:ins w:id="224" w:author="mhe" w:date="2014-03-05T20:30:00Z"/>
          <w:rFonts w:hint="eastAsia"/>
        </w:rPr>
      </w:pPr>
      <w:r>
        <w:rPr>
          <w:noProof/>
          <w:lang w:val="en-AU"/>
        </w:rPr>
        <w:lastRenderedPageBreak/>
        <w:drawing>
          <wp:inline distT="0" distB="0" distL="0" distR="0">
            <wp:extent cx="3079895" cy="2524125"/>
            <wp:effectExtent l="19050" t="0" r="62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3770" t="15282" r="56116" b="26273"/>
                    <a:stretch/>
                  </pic:blipFill>
                  <pic:spPr bwMode="auto">
                    <a:xfrm>
                      <a:off x="0" y="0"/>
                      <a:ext cx="3084809" cy="252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8CB" w:rsidRPr="00774F6B" w:rsidRDefault="006908CB" w:rsidP="003A01B7">
      <w:pPr>
        <w:rPr>
          <w:sz w:val="22"/>
        </w:rPr>
      </w:pPr>
    </w:p>
    <w:p w:rsidR="00C842AE" w:rsidRPr="00774F6B" w:rsidRDefault="006908CB" w:rsidP="006908CB">
      <w:pPr>
        <w:pStyle w:val="ListParagraph"/>
        <w:numPr>
          <w:ilvl w:val="0"/>
          <w:numId w:val="10"/>
        </w:numPr>
        <w:ind w:firstLineChars="0"/>
        <w:rPr>
          <w:rFonts w:hint="eastAsia"/>
          <w:sz w:val="22"/>
        </w:rPr>
      </w:pPr>
      <w:ins w:id="225" w:author="mhe" w:date="2014-03-05T20:34:00Z">
        <w:r w:rsidRPr="00774F6B">
          <w:rPr>
            <w:rFonts w:hint="eastAsia"/>
            <w:sz w:val="22"/>
          </w:rPr>
          <w:t>If necessary, c</w:t>
        </w:r>
      </w:ins>
      <w:r w:rsidR="008A7ABF" w:rsidRPr="00774F6B">
        <w:rPr>
          <w:rFonts w:hint="eastAsia"/>
          <w:sz w:val="22"/>
        </w:rPr>
        <w:t xml:space="preserve">lick button </w:t>
      </w:r>
      <w:ins w:id="226" w:author="mhe" w:date="2014-03-05T20:34:00Z">
        <w:r w:rsidRPr="00774F6B">
          <w:rPr>
            <w:rFonts w:hint="eastAsia"/>
            <w:b/>
            <w:sz w:val="22"/>
          </w:rPr>
          <w:t>[</w:t>
        </w:r>
        <w:proofErr w:type="spellStart"/>
        <w:r w:rsidRPr="00774F6B">
          <w:rPr>
            <w:rFonts w:hint="eastAsia"/>
            <w:b/>
            <w:sz w:val="22"/>
          </w:rPr>
          <w:t>Config</w:t>
        </w:r>
        <w:proofErr w:type="spellEnd"/>
        <w:r w:rsidRPr="00774F6B">
          <w:rPr>
            <w:rFonts w:hint="eastAsia"/>
            <w:b/>
            <w:sz w:val="22"/>
          </w:rPr>
          <w:t>]</w:t>
        </w:r>
      </w:ins>
      <w:r w:rsidR="008A7ABF" w:rsidRPr="00774F6B">
        <w:rPr>
          <w:rFonts w:hint="eastAsia"/>
          <w:sz w:val="22"/>
        </w:rPr>
        <w:t xml:space="preserve"> to set </w:t>
      </w:r>
      <w:ins w:id="227" w:author="John De Blonde" w:date="2014-02-10T18:19:00Z">
        <w:r w:rsidR="000E1935" w:rsidRPr="00774F6B">
          <w:rPr>
            <w:sz w:val="22"/>
          </w:rPr>
          <w:t xml:space="preserve">the </w:t>
        </w:r>
      </w:ins>
      <w:r w:rsidR="008A7ABF" w:rsidRPr="00774F6B">
        <w:rPr>
          <w:rFonts w:hint="eastAsia"/>
          <w:sz w:val="22"/>
        </w:rPr>
        <w:t xml:space="preserve">configuration </w:t>
      </w:r>
      <w:ins w:id="228" w:author="mhe" w:date="2014-03-05T20:34:00Z">
        <w:r w:rsidRPr="00774F6B">
          <w:rPr>
            <w:rFonts w:hint="eastAsia"/>
            <w:sz w:val="22"/>
          </w:rPr>
          <w:t xml:space="preserve">parameters </w:t>
        </w:r>
      </w:ins>
      <w:r w:rsidR="008A7ABF" w:rsidRPr="00774F6B">
        <w:rPr>
          <w:rFonts w:hint="eastAsia"/>
          <w:sz w:val="22"/>
        </w:rPr>
        <w:t xml:space="preserve">for </w:t>
      </w:r>
      <w:proofErr w:type="spellStart"/>
      <w:r w:rsidR="008A7ABF" w:rsidRPr="00774F6B">
        <w:rPr>
          <w:rFonts w:hint="eastAsia"/>
          <w:sz w:val="22"/>
        </w:rPr>
        <w:t>SmokeTrace</w:t>
      </w:r>
      <w:proofErr w:type="spellEnd"/>
      <w:ins w:id="229" w:author="mhe" w:date="2014-03-05T20:34:00Z">
        <w:r w:rsidRPr="00774F6B">
          <w:rPr>
            <w:rFonts w:hint="eastAsia"/>
            <w:sz w:val="22"/>
          </w:rPr>
          <w:t xml:space="preserve"> algorithm</w:t>
        </w:r>
      </w:ins>
      <w:ins w:id="230" w:author="mhe" w:date="2014-03-05T20:36:00Z">
        <w:r w:rsidRPr="00774F6B">
          <w:rPr>
            <w:rFonts w:hint="eastAsia"/>
            <w:sz w:val="22"/>
          </w:rPr>
          <w:t>, then press [OK] to confirm.</w:t>
        </w:r>
      </w:ins>
    </w:p>
    <w:p w:rsidR="006908CB" w:rsidRPr="00774F6B" w:rsidRDefault="006908CB" w:rsidP="003A01B7">
      <w:pPr>
        <w:rPr>
          <w:sz w:val="22"/>
        </w:rPr>
      </w:pPr>
    </w:p>
    <w:p w:rsidR="008A7ABF" w:rsidRDefault="008A7ABF" w:rsidP="006908CB">
      <w:pPr>
        <w:jc w:val="center"/>
      </w:pPr>
      <w:r>
        <w:rPr>
          <w:noProof/>
          <w:lang w:val="en-AU"/>
        </w:rPr>
        <w:drawing>
          <wp:inline distT="0" distB="0" distL="0" distR="0">
            <wp:extent cx="2856078" cy="1952625"/>
            <wp:effectExtent l="19050" t="0" r="142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579" cy="19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AE" w:rsidRPr="00774F6B" w:rsidRDefault="00C842AE" w:rsidP="003A01B7">
      <w:pPr>
        <w:rPr>
          <w:sz w:val="22"/>
        </w:rPr>
      </w:pPr>
    </w:p>
    <w:p w:rsidR="008A7ABF" w:rsidRPr="00774F6B" w:rsidRDefault="008A7ABF" w:rsidP="009A1A5D">
      <w:pPr>
        <w:pStyle w:val="ListParagraph"/>
        <w:numPr>
          <w:ilvl w:val="0"/>
          <w:numId w:val="10"/>
        </w:numPr>
        <w:ind w:firstLineChars="0"/>
        <w:rPr>
          <w:sz w:val="22"/>
        </w:rPr>
      </w:pPr>
      <w:r w:rsidRPr="00774F6B">
        <w:rPr>
          <w:rFonts w:hint="eastAsia"/>
          <w:sz w:val="22"/>
        </w:rPr>
        <w:t xml:space="preserve"> Click button </w:t>
      </w:r>
      <w:ins w:id="231" w:author="mhe" w:date="2014-03-05T20:37:00Z">
        <w:r w:rsidR="009A1A5D" w:rsidRPr="00774F6B">
          <w:rPr>
            <w:rFonts w:hint="eastAsia"/>
            <w:b/>
            <w:sz w:val="22"/>
          </w:rPr>
          <w:t>[Play]</w:t>
        </w:r>
      </w:ins>
      <w:r w:rsidRPr="00774F6B">
        <w:rPr>
          <w:rFonts w:hint="eastAsia"/>
          <w:b/>
          <w:sz w:val="22"/>
        </w:rPr>
        <w:t xml:space="preserve"> </w:t>
      </w:r>
      <w:r w:rsidRPr="00774F6B">
        <w:rPr>
          <w:rFonts w:hint="eastAsia"/>
          <w:sz w:val="22"/>
        </w:rPr>
        <w:t xml:space="preserve">to </w:t>
      </w:r>
      <w:ins w:id="232" w:author="John De Blonde" w:date="2014-02-10T18:20:00Z">
        <w:r w:rsidR="000E1935" w:rsidRPr="00774F6B">
          <w:rPr>
            <w:sz w:val="22"/>
          </w:rPr>
          <w:t>begin</w:t>
        </w:r>
        <w:r w:rsidR="000E1935" w:rsidRPr="00774F6B">
          <w:rPr>
            <w:rFonts w:hint="eastAsia"/>
            <w:sz w:val="22"/>
          </w:rPr>
          <w:t xml:space="preserve"> </w:t>
        </w:r>
      </w:ins>
      <w:r w:rsidRPr="00774F6B">
        <w:rPr>
          <w:rFonts w:hint="eastAsia"/>
          <w:sz w:val="22"/>
        </w:rPr>
        <w:t>processing</w:t>
      </w:r>
    </w:p>
    <w:p w:rsidR="008A7ABF" w:rsidRDefault="008A7ABF" w:rsidP="00774F6B">
      <w:pPr>
        <w:jc w:val="center"/>
      </w:pPr>
      <w:r>
        <w:rPr>
          <w:noProof/>
          <w:lang w:val="en-AU"/>
        </w:rPr>
        <w:lastRenderedPageBreak/>
        <w:drawing>
          <wp:inline distT="0" distB="0" distL="0" distR="0">
            <wp:extent cx="3274494" cy="3091061"/>
            <wp:effectExtent l="19050" t="0" r="2106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725" cy="309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AE" w:rsidRPr="008E509A" w:rsidRDefault="00C842AE" w:rsidP="003A01B7">
      <w:pPr>
        <w:rPr>
          <w:sz w:val="22"/>
        </w:rPr>
      </w:pPr>
    </w:p>
    <w:p w:rsidR="00774F6B" w:rsidRPr="008E509A" w:rsidRDefault="008A7ABF" w:rsidP="00774F6B">
      <w:pPr>
        <w:pStyle w:val="ListParagraph"/>
        <w:numPr>
          <w:ilvl w:val="0"/>
          <w:numId w:val="10"/>
        </w:numPr>
        <w:ind w:firstLineChars="0"/>
        <w:rPr>
          <w:ins w:id="233" w:author="mhe" w:date="2014-03-05T20:40:00Z"/>
          <w:rFonts w:hint="eastAsia"/>
          <w:sz w:val="22"/>
          <w:rPrChange w:id="234" w:author="mhe" w:date="2014-03-05T20:54:00Z">
            <w:rPr>
              <w:ins w:id="235" w:author="mhe" w:date="2014-03-05T20:40:00Z"/>
              <w:rFonts w:hint="eastAsia"/>
              <w:sz w:val="22"/>
            </w:rPr>
          </w:rPrChange>
        </w:rPr>
      </w:pPr>
      <w:r w:rsidRPr="008E509A">
        <w:rPr>
          <w:rFonts w:hint="eastAsia"/>
          <w:sz w:val="22"/>
          <w:rPrChange w:id="236" w:author="mhe" w:date="2014-03-05T20:54:00Z">
            <w:rPr>
              <w:rFonts w:hint="eastAsia"/>
              <w:sz w:val="22"/>
            </w:rPr>
          </w:rPrChange>
        </w:rPr>
        <w:t xml:space="preserve">During </w:t>
      </w:r>
      <w:ins w:id="237" w:author="mhe" w:date="2014-03-05T20:40:00Z">
        <w:r w:rsidR="00774F6B" w:rsidRPr="008E509A">
          <w:rPr>
            <w:rFonts w:hint="eastAsia"/>
            <w:sz w:val="22"/>
            <w:rPrChange w:id="238" w:author="mhe" w:date="2014-03-05T20:54:00Z">
              <w:rPr>
                <w:rFonts w:hint="eastAsia"/>
                <w:sz w:val="22"/>
              </w:rPr>
            </w:rPrChange>
          </w:rPr>
          <w:t xml:space="preserve">video </w:t>
        </w:r>
      </w:ins>
      <w:r w:rsidRPr="008E509A">
        <w:rPr>
          <w:rFonts w:hint="eastAsia"/>
          <w:sz w:val="22"/>
          <w:rPrChange w:id="239" w:author="mhe" w:date="2014-03-05T20:54:00Z">
            <w:rPr>
              <w:rFonts w:hint="eastAsia"/>
              <w:sz w:val="22"/>
            </w:rPr>
          </w:rPrChange>
        </w:rPr>
        <w:t>processing</w:t>
      </w:r>
      <w:ins w:id="240" w:author="mhe" w:date="2014-03-05T20:46:00Z">
        <w:r w:rsidR="00774F6B" w:rsidRPr="008E509A">
          <w:rPr>
            <w:rFonts w:hint="eastAsia"/>
            <w:sz w:val="22"/>
            <w:rPrChange w:id="241" w:author="mhe" w:date="2014-03-05T20:54:00Z">
              <w:rPr>
                <w:rFonts w:hint="eastAsia"/>
                <w:sz w:val="22"/>
              </w:rPr>
            </w:rPrChange>
          </w:rPr>
          <w:t xml:space="preserve"> session</w:t>
        </w:r>
      </w:ins>
      <w:r w:rsidRPr="008E509A">
        <w:rPr>
          <w:rFonts w:hint="eastAsia"/>
          <w:sz w:val="22"/>
          <w:rPrChange w:id="242" w:author="mhe" w:date="2014-03-05T20:54:00Z">
            <w:rPr>
              <w:rFonts w:hint="eastAsia"/>
              <w:sz w:val="22"/>
            </w:rPr>
          </w:rPrChange>
        </w:rPr>
        <w:t xml:space="preserve">, </w:t>
      </w:r>
      <w:ins w:id="243" w:author="mhe" w:date="2014-03-05T20:40:00Z">
        <w:r w:rsidR="00774F6B" w:rsidRPr="008E509A">
          <w:rPr>
            <w:rFonts w:hint="eastAsia"/>
            <w:sz w:val="22"/>
            <w:rPrChange w:id="244" w:author="mhe" w:date="2014-03-05T20:54:00Z">
              <w:rPr>
                <w:rFonts w:hint="eastAsia"/>
                <w:sz w:val="22"/>
              </w:rPr>
            </w:rPrChange>
          </w:rPr>
          <w:t>the following play modes are available:</w:t>
        </w:r>
      </w:ins>
    </w:p>
    <w:p w:rsidR="00774F6B" w:rsidRPr="008E509A" w:rsidRDefault="00774F6B" w:rsidP="00774F6B">
      <w:pPr>
        <w:ind w:left="360"/>
        <w:rPr>
          <w:ins w:id="245" w:author="mhe" w:date="2014-03-05T20:41:00Z"/>
          <w:rFonts w:hint="eastAsia"/>
          <w:sz w:val="22"/>
          <w:rPrChange w:id="246" w:author="mhe" w:date="2014-03-05T20:54:00Z">
            <w:rPr>
              <w:ins w:id="247" w:author="mhe" w:date="2014-03-05T20:41:00Z"/>
              <w:rFonts w:hint="eastAsia"/>
              <w:sz w:val="22"/>
            </w:rPr>
          </w:rPrChange>
        </w:rPr>
      </w:pPr>
    </w:p>
    <w:p w:rsidR="00774F6B" w:rsidRPr="008E509A" w:rsidRDefault="00774F6B" w:rsidP="00774F6B">
      <w:pPr>
        <w:pStyle w:val="ListParagraph"/>
        <w:numPr>
          <w:ilvl w:val="0"/>
          <w:numId w:val="12"/>
        </w:numPr>
        <w:ind w:firstLineChars="0"/>
        <w:rPr>
          <w:ins w:id="248" w:author="mhe" w:date="2014-03-05T20:42:00Z"/>
          <w:rFonts w:hint="eastAsia"/>
          <w:sz w:val="22"/>
          <w:rPrChange w:id="249" w:author="mhe" w:date="2014-03-05T20:54:00Z">
            <w:rPr>
              <w:ins w:id="250" w:author="mhe" w:date="2014-03-05T20:42:00Z"/>
              <w:rFonts w:hint="eastAsia"/>
              <w:sz w:val="22"/>
            </w:rPr>
          </w:rPrChange>
        </w:rPr>
      </w:pPr>
      <w:ins w:id="251" w:author="mhe" w:date="2014-03-05T20:42:00Z">
        <w:r w:rsidRPr="008E509A">
          <w:rPr>
            <w:rFonts w:hint="eastAsia"/>
            <w:sz w:val="22"/>
            <w:rPrChange w:id="252" w:author="mhe" w:date="2014-03-05T20:54:00Z">
              <w:rPr>
                <w:rFonts w:hint="eastAsia"/>
                <w:sz w:val="22"/>
              </w:rPr>
            </w:rPrChange>
          </w:rPr>
          <w:t xml:space="preserve">Press </w:t>
        </w:r>
        <w:r w:rsidRPr="008E509A">
          <w:rPr>
            <w:rFonts w:hint="eastAsia"/>
            <w:b/>
            <w:sz w:val="22"/>
            <w:rPrChange w:id="253" w:author="mhe" w:date="2014-03-05T20:54:00Z">
              <w:rPr>
                <w:rFonts w:hint="eastAsia"/>
                <w:b/>
                <w:sz w:val="22"/>
              </w:rPr>
            </w:rPrChange>
          </w:rPr>
          <w:t>[Step]</w:t>
        </w:r>
        <w:r w:rsidRPr="008E509A">
          <w:rPr>
            <w:rFonts w:hint="eastAsia"/>
            <w:sz w:val="22"/>
            <w:rPrChange w:id="254" w:author="mhe" w:date="2014-03-05T20:54:00Z">
              <w:rPr>
                <w:rFonts w:hint="eastAsia"/>
                <w:sz w:val="22"/>
              </w:rPr>
            </w:rPrChange>
          </w:rPr>
          <w:t xml:space="preserve"> </w:t>
        </w:r>
      </w:ins>
      <w:ins w:id="255" w:author="mhe" w:date="2014-03-05T20:45:00Z">
        <w:r w:rsidRPr="008E509A">
          <w:rPr>
            <w:sz w:val="22"/>
            <w:rPrChange w:id="256" w:author="mhe" w:date="2014-03-05T20:54:00Z">
              <w:rPr>
                <w:sz w:val="22"/>
              </w:rPr>
            </w:rPrChange>
          </w:rPr>
          <w:t>button</w:t>
        </w:r>
      </w:ins>
      <w:ins w:id="257" w:author="mhe" w:date="2014-03-05T20:42:00Z">
        <w:r w:rsidRPr="008E509A">
          <w:rPr>
            <w:rFonts w:hint="eastAsia"/>
            <w:sz w:val="22"/>
            <w:rPrChange w:id="258" w:author="mhe" w:date="2014-03-05T20:54:00Z">
              <w:rPr>
                <w:rFonts w:hint="eastAsia"/>
                <w:sz w:val="22"/>
              </w:rPr>
            </w:rPrChange>
          </w:rPr>
          <w:t xml:space="preserve"> once while playing the video can pause the video, press </w:t>
        </w:r>
        <w:r w:rsidRPr="008E509A">
          <w:rPr>
            <w:rFonts w:hint="eastAsia"/>
            <w:b/>
            <w:sz w:val="22"/>
            <w:rPrChange w:id="259" w:author="mhe" w:date="2014-03-05T20:54:00Z">
              <w:rPr>
                <w:rFonts w:hint="eastAsia"/>
                <w:b/>
                <w:sz w:val="22"/>
              </w:rPr>
            </w:rPrChange>
          </w:rPr>
          <w:t>[Step]</w:t>
        </w:r>
        <w:r w:rsidRPr="008E509A">
          <w:rPr>
            <w:rFonts w:hint="eastAsia"/>
            <w:sz w:val="22"/>
            <w:rPrChange w:id="260" w:author="mhe" w:date="2014-03-05T20:54:00Z">
              <w:rPr>
                <w:rFonts w:hint="eastAsia"/>
                <w:sz w:val="22"/>
              </w:rPr>
            </w:rPrChange>
          </w:rPr>
          <w:t xml:space="preserve"> again to move to next frame.</w:t>
        </w:r>
      </w:ins>
    </w:p>
    <w:p w:rsidR="00774F6B" w:rsidRPr="008E509A" w:rsidRDefault="00774F6B" w:rsidP="00774F6B">
      <w:pPr>
        <w:pStyle w:val="ListParagraph"/>
        <w:numPr>
          <w:ilvl w:val="0"/>
          <w:numId w:val="12"/>
        </w:numPr>
        <w:ind w:firstLineChars="0"/>
        <w:rPr>
          <w:ins w:id="261" w:author="mhe" w:date="2014-03-05T20:43:00Z"/>
          <w:rFonts w:hint="eastAsia"/>
          <w:sz w:val="22"/>
          <w:rPrChange w:id="262" w:author="mhe" w:date="2014-03-05T20:54:00Z">
            <w:rPr>
              <w:ins w:id="263" w:author="mhe" w:date="2014-03-05T20:43:00Z"/>
              <w:rFonts w:hint="eastAsia"/>
              <w:sz w:val="22"/>
            </w:rPr>
          </w:rPrChange>
        </w:rPr>
      </w:pPr>
      <w:ins w:id="264" w:author="mhe" w:date="2014-03-05T20:43:00Z">
        <w:r w:rsidRPr="008E509A">
          <w:rPr>
            <w:rFonts w:hint="eastAsia"/>
            <w:sz w:val="22"/>
            <w:rPrChange w:id="265" w:author="mhe" w:date="2014-03-05T20:54:00Z">
              <w:rPr>
                <w:rFonts w:hint="eastAsia"/>
                <w:sz w:val="22"/>
              </w:rPr>
            </w:rPrChange>
          </w:rPr>
          <w:t xml:space="preserve">Press </w:t>
        </w:r>
        <w:r w:rsidRPr="008E509A">
          <w:rPr>
            <w:rFonts w:hint="eastAsia"/>
            <w:b/>
            <w:sz w:val="22"/>
            <w:rPrChange w:id="266" w:author="mhe" w:date="2014-03-05T20:54:00Z">
              <w:rPr>
                <w:rFonts w:hint="eastAsia"/>
                <w:b/>
                <w:sz w:val="22"/>
              </w:rPr>
            </w:rPrChange>
          </w:rPr>
          <w:t>[Star</w:t>
        </w:r>
      </w:ins>
      <w:ins w:id="267" w:author="mhe" w:date="2014-03-05T20:45:00Z">
        <w:r w:rsidRPr="008E509A">
          <w:rPr>
            <w:rFonts w:hint="eastAsia"/>
            <w:b/>
            <w:sz w:val="22"/>
            <w:rPrChange w:id="268" w:author="mhe" w:date="2014-03-05T20:54:00Z">
              <w:rPr>
                <w:rFonts w:hint="eastAsia"/>
                <w:b/>
                <w:sz w:val="22"/>
              </w:rPr>
            </w:rPrChange>
          </w:rPr>
          <w:t>t</w:t>
        </w:r>
      </w:ins>
      <w:ins w:id="269" w:author="mhe" w:date="2014-03-05T20:43:00Z">
        <w:r w:rsidRPr="008E509A">
          <w:rPr>
            <w:rFonts w:hint="eastAsia"/>
            <w:b/>
            <w:sz w:val="22"/>
            <w:rPrChange w:id="270" w:author="mhe" w:date="2014-03-05T20:54:00Z">
              <w:rPr>
                <w:rFonts w:hint="eastAsia"/>
                <w:b/>
                <w:sz w:val="22"/>
              </w:rPr>
            </w:rPrChange>
          </w:rPr>
          <w:t>]</w:t>
        </w:r>
        <w:r w:rsidRPr="008E509A">
          <w:rPr>
            <w:rFonts w:hint="eastAsia"/>
            <w:sz w:val="22"/>
            <w:rPrChange w:id="271" w:author="mhe" w:date="2014-03-05T20:54:00Z">
              <w:rPr>
                <w:rFonts w:hint="eastAsia"/>
                <w:sz w:val="22"/>
              </w:rPr>
            </w:rPrChange>
          </w:rPr>
          <w:t xml:space="preserve"> </w:t>
        </w:r>
      </w:ins>
      <w:ins w:id="272" w:author="mhe" w:date="2014-03-05T20:45:00Z">
        <w:r w:rsidRPr="008E509A">
          <w:rPr>
            <w:sz w:val="22"/>
            <w:rPrChange w:id="273" w:author="mhe" w:date="2014-03-05T20:54:00Z">
              <w:rPr>
                <w:sz w:val="22"/>
              </w:rPr>
            </w:rPrChange>
          </w:rPr>
          <w:t>button</w:t>
        </w:r>
      </w:ins>
      <w:ins w:id="274" w:author="mhe" w:date="2014-03-05T20:43:00Z">
        <w:r w:rsidRPr="008E509A">
          <w:rPr>
            <w:rFonts w:hint="eastAsia"/>
            <w:sz w:val="22"/>
            <w:rPrChange w:id="275" w:author="mhe" w:date="2014-03-05T20:54:00Z">
              <w:rPr>
                <w:rFonts w:hint="eastAsia"/>
                <w:sz w:val="22"/>
              </w:rPr>
            </w:rPrChange>
          </w:rPr>
          <w:t xml:space="preserve"> anytime to resume the normal process mode.</w:t>
        </w:r>
      </w:ins>
    </w:p>
    <w:p w:rsidR="008A7ABF" w:rsidRPr="008E509A" w:rsidRDefault="00774F6B" w:rsidP="00774F6B">
      <w:pPr>
        <w:pStyle w:val="ListParagraph"/>
        <w:numPr>
          <w:ilvl w:val="0"/>
          <w:numId w:val="12"/>
        </w:numPr>
        <w:ind w:firstLineChars="0"/>
        <w:rPr>
          <w:sz w:val="22"/>
          <w:rPrChange w:id="276" w:author="mhe" w:date="2014-03-05T20:54:00Z">
            <w:rPr>
              <w:sz w:val="22"/>
            </w:rPr>
          </w:rPrChange>
        </w:rPr>
      </w:pPr>
      <w:ins w:id="277" w:author="mhe" w:date="2014-03-05T20:44:00Z">
        <w:r w:rsidRPr="008E509A">
          <w:rPr>
            <w:rFonts w:hint="eastAsia"/>
            <w:sz w:val="22"/>
            <w:rPrChange w:id="278" w:author="mhe" w:date="2014-03-05T20:54:00Z">
              <w:rPr>
                <w:rFonts w:hint="eastAsia"/>
                <w:sz w:val="22"/>
              </w:rPr>
            </w:rPrChange>
          </w:rPr>
          <w:t xml:space="preserve">Press </w:t>
        </w:r>
        <w:r w:rsidRPr="008E509A">
          <w:rPr>
            <w:rFonts w:hint="eastAsia"/>
            <w:b/>
            <w:sz w:val="22"/>
            <w:rPrChange w:id="279" w:author="mhe" w:date="2014-03-05T20:54:00Z">
              <w:rPr>
                <w:rFonts w:hint="eastAsia"/>
                <w:b/>
                <w:sz w:val="22"/>
              </w:rPr>
            </w:rPrChange>
          </w:rPr>
          <w:t>[Stop]</w:t>
        </w:r>
        <w:r w:rsidRPr="008E509A">
          <w:rPr>
            <w:rFonts w:hint="eastAsia"/>
            <w:sz w:val="22"/>
            <w:rPrChange w:id="280" w:author="mhe" w:date="2014-03-05T20:54:00Z">
              <w:rPr>
                <w:rFonts w:hint="eastAsia"/>
                <w:sz w:val="22"/>
              </w:rPr>
            </w:rPrChange>
          </w:rPr>
          <w:t xml:space="preserve"> </w:t>
        </w:r>
      </w:ins>
      <w:ins w:id="281" w:author="mhe" w:date="2014-03-05T20:45:00Z">
        <w:r w:rsidRPr="008E509A">
          <w:rPr>
            <w:sz w:val="22"/>
            <w:rPrChange w:id="282" w:author="mhe" w:date="2014-03-05T20:54:00Z">
              <w:rPr>
                <w:sz w:val="22"/>
              </w:rPr>
            </w:rPrChange>
          </w:rPr>
          <w:t>button</w:t>
        </w:r>
      </w:ins>
      <w:ins w:id="283" w:author="mhe" w:date="2014-03-05T20:44:00Z">
        <w:r w:rsidRPr="008E509A">
          <w:rPr>
            <w:rFonts w:hint="eastAsia"/>
            <w:sz w:val="22"/>
            <w:rPrChange w:id="284" w:author="mhe" w:date="2014-03-05T20:54:00Z">
              <w:rPr>
                <w:rFonts w:hint="eastAsia"/>
                <w:sz w:val="22"/>
              </w:rPr>
            </w:rPrChange>
          </w:rPr>
          <w:t xml:space="preserve"> </w:t>
        </w:r>
      </w:ins>
      <w:r w:rsidR="008A7ABF" w:rsidRPr="008E509A">
        <w:rPr>
          <w:rFonts w:hint="eastAsia"/>
          <w:sz w:val="22"/>
          <w:rPrChange w:id="285" w:author="mhe" w:date="2014-03-05T20:54:00Z">
            <w:rPr>
              <w:rFonts w:hint="eastAsia"/>
              <w:sz w:val="22"/>
            </w:rPr>
          </w:rPrChange>
        </w:rPr>
        <w:t xml:space="preserve">to stop </w:t>
      </w:r>
      <w:ins w:id="286" w:author="John De Blonde" w:date="2014-02-10T18:21:00Z">
        <w:r w:rsidR="00225B88" w:rsidRPr="008E509A">
          <w:rPr>
            <w:sz w:val="22"/>
            <w:rPrChange w:id="287" w:author="mhe" w:date="2014-03-05T20:54:00Z">
              <w:rPr>
                <w:sz w:val="22"/>
              </w:rPr>
            </w:rPrChange>
          </w:rPr>
          <w:t xml:space="preserve">the </w:t>
        </w:r>
      </w:ins>
      <w:ins w:id="288" w:author="mhe" w:date="2014-03-05T20:45:00Z">
        <w:r w:rsidRPr="008E509A">
          <w:rPr>
            <w:rFonts w:hint="eastAsia"/>
            <w:sz w:val="22"/>
            <w:rPrChange w:id="289" w:author="mhe" w:date="2014-03-05T20:54:00Z">
              <w:rPr>
                <w:rFonts w:hint="eastAsia"/>
                <w:sz w:val="22"/>
              </w:rPr>
            </w:rPrChange>
          </w:rPr>
          <w:t xml:space="preserve">video </w:t>
        </w:r>
      </w:ins>
      <w:r w:rsidR="008A7ABF" w:rsidRPr="008E509A">
        <w:rPr>
          <w:rFonts w:hint="eastAsia"/>
          <w:sz w:val="22"/>
          <w:rPrChange w:id="290" w:author="mhe" w:date="2014-03-05T20:54:00Z">
            <w:rPr>
              <w:rFonts w:hint="eastAsia"/>
              <w:sz w:val="22"/>
            </w:rPr>
          </w:rPrChange>
        </w:rPr>
        <w:t>process</w:t>
      </w:r>
      <w:ins w:id="291" w:author="mhe" w:date="2014-03-05T20:45:00Z">
        <w:r w:rsidRPr="008E509A">
          <w:rPr>
            <w:rFonts w:hint="eastAsia"/>
            <w:sz w:val="22"/>
            <w:rPrChange w:id="292" w:author="mhe" w:date="2014-03-05T20:54:00Z">
              <w:rPr>
                <w:rFonts w:hint="eastAsia"/>
                <w:sz w:val="22"/>
              </w:rPr>
            </w:rPrChange>
          </w:rPr>
          <w:t>ing session</w:t>
        </w:r>
      </w:ins>
      <w:r w:rsidR="008A7ABF" w:rsidRPr="008E509A">
        <w:rPr>
          <w:rFonts w:hint="eastAsia"/>
          <w:sz w:val="22"/>
          <w:rPrChange w:id="293" w:author="mhe" w:date="2014-03-05T20:54:00Z">
            <w:rPr>
              <w:rFonts w:hint="eastAsia"/>
              <w:sz w:val="22"/>
            </w:rPr>
          </w:rPrChange>
        </w:rPr>
        <w:t>.</w:t>
      </w:r>
    </w:p>
    <w:p w:rsidR="008A7ABF" w:rsidRPr="008E509A" w:rsidRDefault="008A7ABF" w:rsidP="003A01B7">
      <w:pPr>
        <w:rPr>
          <w:sz w:val="22"/>
        </w:rPr>
      </w:pPr>
    </w:p>
    <w:p w:rsidR="00C842AE" w:rsidRPr="008E509A" w:rsidRDefault="008A7ABF" w:rsidP="00774F6B">
      <w:pPr>
        <w:pStyle w:val="ListParagraph"/>
        <w:numPr>
          <w:ilvl w:val="0"/>
          <w:numId w:val="10"/>
        </w:numPr>
        <w:ind w:firstLineChars="0"/>
        <w:rPr>
          <w:ins w:id="294" w:author="mhe" w:date="2014-03-05T20:51:00Z"/>
          <w:rFonts w:hint="eastAsia"/>
          <w:sz w:val="22"/>
        </w:rPr>
      </w:pPr>
      <w:r w:rsidRPr="008E509A">
        <w:rPr>
          <w:rFonts w:hint="eastAsia"/>
          <w:sz w:val="22"/>
        </w:rPr>
        <w:t xml:space="preserve">When </w:t>
      </w:r>
      <w:ins w:id="295" w:author="mhe" w:date="2014-03-05T20:48:00Z">
        <w:r w:rsidR="00A94744" w:rsidRPr="008E509A">
          <w:rPr>
            <w:rFonts w:hint="eastAsia"/>
            <w:sz w:val="22"/>
          </w:rPr>
          <w:t xml:space="preserve">there are </w:t>
        </w:r>
      </w:ins>
      <w:r w:rsidRPr="008E509A">
        <w:rPr>
          <w:rFonts w:hint="eastAsia"/>
          <w:sz w:val="22"/>
        </w:rPr>
        <w:t>event</w:t>
      </w:r>
      <w:ins w:id="296" w:author="mhe" w:date="2014-03-05T20:46:00Z">
        <w:r w:rsidR="00774F6B" w:rsidRPr="008E509A">
          <w:rPr>
            <w:rFonts w:hint="eastAsia"/>
            <w:sz w:val="22"/>
          </w:rPr>
          <w:t xml:space="preserve">s </w:t>
        </w:r>
      </w:ins>
      <w:ins w:id="297" w:author="mhe" w:date="2014-03-05T20:47:00Z">
        <w:r w:rsidR="00774F6B" w:rsidRPr="008E509A">
          <w:rPr>
            <w:rFonts w:hint="eastAsia"/>
            <w:sz w:val="22"/>
          </w:rPr>
          <w:t>(e.g. detecting a smoke scene)</w:t>
        </w:r>
      </w:ins>
      <w:r w:rsidRPr="008E509A">
        <w:rPr>
          <w:rFonts w:hint="eastAsia"/>
          <w:sz w:val="22"/>
        </w:rPr>
        <w:t xml:space="preserve">, </w:t>
      </w:r>
      <w:ins w:id="298" w:author="mhe" w:date="2014-03-05T20:47:00Z">
        <w:r w:rsidR="00A94744" w:rsidRPr="008E509A">
          <w:rPr>
            <w:rFonts w:hint="eastAsia"/>
            <w:sz w:val="22"/>
          </w:rPr>
          <w:t>event i</w:t>
        </w:r>
      </w:ins>
      <w:ins w:id="299" w:author="mhe" w:date="2014-03-05T20:48:00Z">
        <w:r w:rsidR="00A94744" w:rsidRPr="008E509A">
          <w:rPr>
            <w:rFonts w:hint="eastAsia"/>
            <w:sz w:val="22"/>
          </w:rPr>
          <w:t>s</w:t>
        </w:r>
      </w:ins>
      <w:ins w:id="300" w:author="mhe" w:date="2014-03-05T20:47:00Z">
        <w:r w:rsidR="00A94744" w:rsidRPr="008E509A">
          <w:rPr>
            <w:rFonts w:hint="eastAsia"/>
            <w:sz w:val="22"/>
          </w:rPr>
          <w:t xml:space="preserve"> displayed on the </w:t>
        </w:r>
      </w:ins>
      <w:ins w:id="301" w:author="mhe" w:date="2014-03-05T20:48:00Z">
        <w:r w:rsidR="00A94744" w:rsidRPr="008E509A">
          <w:rPr>
            <w:sz w:val="22"/>
          </w:rPr>
          <w:t>“</w:t>
        </w:r>
      </w:ins>
      <w:ins w:id="302" w:author="mhe" w:date="2014-03-05T20:47:00Z">
        <w:r w:rsidR="00A94744" w:rsidRPr="008E509A">
          <w:rPr>
            <w:rFonts w:hint="eastAsia"/>
            <w:sz w:val="22"/>
          </w:rPr>
          <w:t>Event List</w:t>
        </w:r>
        <w:r w:rsidR="00A94744" w:rsidRPr="008E509A">
          <w:rPr>
            <w:sz w:val="22"/>
          </w:rPr>
          <w:t>”</w:t>
        </w:r>
      </w:ins>
      <w:ins w:id="303" w:author="mhe" w:date="2014-03-05T20:48:00Z">
        <w:r w:rsidR="00A94744" w:rsidRPr="008E509A">
          <w:rPr>
            <w:rFonts w:hint="eastAsia"/>
            <w:sz w:val="22"/>
          </w:rPr>
          <w:t xml:space="preserve"> as it occurs.  </w:t>
        </w:r>
      </w:ins>
      <w:ins w:id="304" w:author="mhe" w:date="2014-03-05T20:49:00Z">
        <w:r w:rsidR="00A94744" w:rsidRPr="008E509A">
          <w:rPr>
            <w:rFonts w:hint="eastAsia"/>
            <w:sz w:val="22"/>
          </w:rPr>
          <w:t xml:space="preserve">The entire Event List is saved to a </w:t>
        </w:r>
      </w:ins>
      <w:ins w:id="305" w:author="mhe" w:date="2014-03-05T21:35:00Z">
        <w:r w:rsidR="006E5D9F">
          <w:rPr>
            <w:rFonts w:hint="eastAsia"/>
            <w:sz w:val="22"/>
          </w:rPr>
          <w:t>CSV</w:t>
        </w:r>
      </w:ins>
      <w:r w:rsidRPr="008E509A">
        <w:rPr>
          <w:rFonts w:hint="eastAsia"/>
          <w:sz w:val="22"/>
        </w:rPr>
        <w:t xml:space="preserve"> file</w:t>
      </w:r>
      <w:ins w:id="306" w:author="mhe" w:date="2014-03-05T20:52:00Z">
        <w:r w:rsidR="00A94744" w:rsidRPr="008E509A">
          <w:rPr>
            <w:rFonts w:hint="eastAsia"/>
            <w:sz w:val="22"/>
          </w:rPr>
          <w:t xml:space="preserve"> automatically</w:t>
        </w:r>
      </w:ins>
      <w:r w:rsidRPr="008E509A">
        <w:rPr>
          <w:rFonts w:hint="eastAsia"/>
          <w:sz w:val="22"/>
        </w:rPr>
        <w:t xml:space="preserve">. </w:t>
      </w:r>
      <w:ins w:id="307" w:author="mhe" w:date="2014-03-05T20:50:00Z">
        <w:r w:rsidR="00A94744" w:rsidRPr="008E509A">
          <w:rPr>
            <w:rFonts w:hint="eastAsia"/>
            <w:sz w:val="22"/>
          </w:rPr>
          <w:t xml:space="preserve"> </w:t>
        </w:r>
      </w:ins>
      <w:r w:rsidR="00DB581F" w:rsidRPr="008E509A">
        <w:rPr>
          <w:rFonts w:hint="eastAsia"/>
          <w:color w:val="FF0000"/>
          <w:sz w:val="22"/>
        </w:rPr>
        <w:t>T</w:t>
      </w:r>
      <w:r w:rsidRPr="008E509A">
        <w:rPr>
          <w:rFonts w:hint="eastAsia"/>
          <w:color w:val="FF0000"/>
          <w:sz w:val="22"/>
        </w:rPr>
        <w:t xml:space="preserve">he </w:t>
      </w:r>
      <w:ins w:id="308" w:author="mhe" w:date="2014-03-05T21:35:00Z">
        <w:r w:rsidR="006E5D9F">
          <w:rPr>
            <w:rFonts w:hint="eastAsia"/>
            <w:color w:val="FF0000"/>
            <w:sz w:val="22"/>
          </w:rPr>
          <w:t>CSV</w:t>
        </w:r>
      </w:ins>
      <w:r w:rsidRPr="008E509A">
        <w:rPr>
          <w:rFonts w:hint="eastAsia"/>
          <w:color w:val="FF0000"/>
          <w:sz w:val="22"/>
        </w:rPr>
        <w:t xml:space="preserve"> file</w:t>
      </w:r>
      <w:ins w:id="309" w:author="mhe" w:date="2014-03-05T20:50:00Z">
        <w:r w:rsidR="00A94744" w:rsidRPr="008E509A">
          <w:rPr>
            <w:rFonts w:hint="eastAsia"/>
            <w:color w:val="FF0000"/>
            <w:sz w:val="22"/>
          </w:rPr>
          <w:t>name</w:t>
        </w:r>
      </w:ins>
      <w:r w:rsidRPr="008E509A">
        <w:rPr>
          <w:rFonts w:hint="eastAsia"/>
          <w:color w:val="FF0000"/>
          <w:sz w:val="22"/>
        </w:rPr>
        <w:t xml:space="preserve"> is the same as </w:t>
      </w:r>
      <w:ins w:id="310" w:author="John De Blonde" w:date="2014-02-10T18:22:00Z">
        <w:r w:rsidR="00225B88" w:rsidRPr="008E509A">
          <w:rPr>
            <w:color w:val="FF0000"/>
            <w:sz w:val="22"/>
          </w:rPr>
          <w:t>the</w:t>
        </w:r>
      </w:ins>
      <w:ins w:id="311" w:author="John De Blonde" w:date="2014-02-10T18:27:00Z">
        <w:r w:rsidR="00225B88" w:rsidRPr="008E509A">
          <w:rPr>
            <w:color w:val="FF0000"/>
            <w:sz w:val="22"/>
          </w:rPr>
          <w:t xml:space="preserve"> </w:t>
        </w:r>
      </w:ins>
      <w:r w:rsidRPr="008E509A">
        <w:rPr>
          <w:rFonts w:hint="eastAsia"/>
          <w:color w:val="FF0000"/>
          <w:sz w:val="22"/>
        </w:rPr>
        <w:t>input video file</w:t>
      </w:r>
      <w:ins w:id="312" w:author="mhe" w:date="2014-03-05T20:50:00Z">
        <w:r w:rsidR="00A94744" w:rsidRPr="008E509A">
          <w:rPr>
            <w:rFonts w:hint="eastAsia"/>
            <w:color w:val="FF0000"/>
            <w:sz w:val="22"/>
          </w:rPr>
          <w:t xml:space="preserve">name with extension of </w:t>
        </w:r>
        <w:proofErr w:type="spellStart"/>
        <w:r w:rsidR="00A94744" w:rsidRPr="008E509A">
          <w:rPr>
            <w:rFonts w:hint="eastAsia"/>
            <w:color w:val="FF0000"/>
            <w:sz w:val="22"/>
          </w:rPr>
          <w:t>csv</w:t>
        </w:r>
      </w:ins>
      <w:proofErr w:type="spellEnd"/>
      <w:r w:rsidRPr="008E509A">
        <w:rPr>
          <w:rFonts w:hint="eastAsia"/>
          <w:color w:val="FF0000"/>
          <w:sz w:val="22"/>
        </w:rPr>
        <w:t xml:space="preserve">, and </w:t>
      </w:r>
      <w:ins w:id="313" w:author="John De Blonde" w:date="2014-02-10T18:22:00Z">
        <w:r w:rsidR="00225B88" w:rsidRPr="008E509A">
          <w:rPr>
            <w:color w:val="FF0000"/>
            <w:sz w:val="22"/>
          </w:rPr>
          <w:t>is</w:t>
        </w:r>
        <w:r w:rsidR="00225B88" w:rsidRPr="008E509A">
          <w:rPr>
            <w:rFonts w:hint="eastAsia"/>
            <w:color w:val="FF0000"/>
            <w:sz w:val="22"/>
          </w:rPr>
          <w:t xml:space="preserve"> </w:t>
        </w:r>
      </w:ins>
      <w:r w:rsidRPr="008E509A">
        <w:rPr>
          <w:rFonts w:hint="eastAsia"/>
          <w:color w:val="FF0000"/>
          <w:sz w:val="22"/>
        </w:rPr>
        <w:t xml:space="preserve">saved </w:t>
      </w:r>
      <w:ins w:id="314" w:author="mhe" w:date="2014-03-05T20:51:00Z">
        <w:r w:rsidR="00A94744" w:rsidRPr="008E509A">
          <w:rPr>
            <w:rFonts w:hint="eastAsia"/>
            <w:color w:val="FF0000"/>
            <w:sz w:val="22"/>
          </w:rPr>
          <w:t xml:space="preserve">under the </w:t>
        </w:r>
      </w:ins>
      <w:r w:rsidRPr="008E509A">
        <w:rPr>
          <w:rFonts w:hint="eastAsia"/>
          <w:color w:val="FF0000"/>
          <w:sz w:val="22"/>
        </w:rPr>
        <w:t>same directory</w:t>
      </w:r>
      <w:ins w:id="315" w:author="mhe" w:date="2014-03-05T20:51:00Z">
        <w:r w:rsidR="00A94744" w:rsidRPr="008E509A">
          <w:rPr>
            <w:rFonts w:hint="eastAsia"/>
            <w:sz w:val="22"/>
          </w:rPr>
          <w:t>.</w:t>
        </w:r>
      </w:ins>
    </w:p>
    <w:p w:rsidR="00A94744" w:rsidRPr="008E509A" w:rsidRDefault="00A94744" w:rsidP="00A94744">
      <w:pPr>
        <w:ind w:left="360"/>
        <w:rPr>
          <w:sz w:val="22"/>
        </w:rPr>
      </w:pPr>
    </w:p>
    <w:p w:rsidR="00FF6E53" w:rsidRPr="008E509A" w:rsidRDefault="00FF6E53" w:rsidP="00EF23C5">
      <w:pPr>
        <w:ind w:left="709"/>
        <w:rPr>
          <w:noProof/>
          <w:color w:val="FF0000"/>
          <w:sz w:val="22"/>
        </w:rPr>
      </w:pPr>
      <w:r w:rsidRPr="008E509A">
        <w:rPr>
          <w:rFonts w:hint="eastAsia"/>
          <w:noProof/>
          <w:color w:val="FF0000"/>
          <w:sz w:val="22"/>
        </w:rPr>
        <w:t>A</w:t>
      </w:r>
      <w:ins w:id="316" w:author="mhe" w:date="2014-03-05T20:54:00Z">
        <w:r w:rsidR="008E509A" w:rsidRPr="008E509A">
          <w:rPr>
            <w:rFonts w:hint="eastAsia"/>
            <w:noProof/>
            <w:color w:val="FF0000"/>
            <w:sz w:val="22"/>
          </w:rPr>
          <w:t>n output</w:t>
        </w:r>
      </w:ins>
      <w:r w:rsidRPr="008E509A">
        <w:rPr>
          <w:rFonts w:hint="eastAsia"/>
          <w:noProof/>
          <w:color w:val="FF0000"/>
          <w:sz w:val="22"/>
        </w:rPr>
        <w:t xml:space="preserve"> filename </w:t>
      </w:r>
      <w:ins w:id="317" w:author="mhe" w:date="2014-03-05T20:52:00Z">
        <w:r w:rsidR="00A94744" w:rsidRPr="008E509A">
          <w:rPr>
            <w:rFonts w:hint="eastAsia"/>
            <w:noProof/>
            <w:color w:val="FF0000"/>
            <w:sz w:val="22"/>
          </w:rPr>
          <w:t>*</w:t>
        </w:r>
      </w:ins>
      <w:r w:rsidRPr="008E509A">
        <w:rPr>
          <w:rFonts w:hint="eastAsia"/>
          <w:noProof/>
          <w:color w:val="FF0000"/>
          <w:sz w:val="22"/>
        </w:rPr>
        <w:t xml:space="preserve">.dat for </w:t>
      </w:r>
      <w:ins w:id="318" w:author="mhe" w:date="2014-03-05T21:36:00Z">
        <w:r w:rsidR="006E5D9F">
          <w:rPr>
            <w:rFonts w:hint="eastAsia"/>
            <w:noProof/>
            <w:color w:val="FF0000"/>
            <w:sz w:val="22"/>
          </w:rPr>
          <w:t>review (playback)</w:t>
        </w:r>
        <w:r w:rsidR="006E5D9F" w:rsidRPr="008E509A">
          <w:rPr>
            <w:rFonts w:hint="eastAsia"/>
            <w:noProof/>
            <w:color w:val="FF0000"/>
            <w:sz w:val="22"/>
          </w:rPr>
          <w:t xml:space="preserve"> </w:t>
        </w:r>
      </w:ins>
      <w:ins w:id="319" w:author="John De Blonde" w:date="2014-02-10T18:23:00Z">
        <w:r w:rsidR="00225B88" w:rsidRPr="008E509A">
          <w:rPr>
            <w:noProof/>
            <w:color w:val="FF0000"/>
            <w:sz w:val="22"/>
          </w:rPr>
          <w:t>i</w:t>
        </w:r>
        <w:r w:rsidR="00225B88" w:rsidRPr="008E509A">
          <w:rPr>
            <w:rFonts w:hint="eastAsia"/>
            <w:noProof/>
            <w:color w:val="FF0000"/>
            <w:sz w:val="22"/>
          </w:rPr>
          <w:t xml:space="preserve">s </w:t>
        </w:r>
      </w:ins>
      <w:ins w:id="320" w:author="mhe" w:date="2014-03-05T20:52:00Z">
        <w:r w:rsidR="00A94744" w:rsidRPr="008E509A">
          <w:rPr>
            <w:rFonts w:hint="eastAsia"/>
            <w:noProof/>
            <w:color w:val="FF0000"/>
            <w:sz w:val="22"/>
          </w:rPr>
          <w:t xml:space="preserve">also </w:t>
        </w:r>
      </w:ins>
      <w:r w:rsidRPr="008E509A">
        <w:rPr>
          <w:rFonts w:hint="eastAsia"/>
          <w:noProof/>
          <w:color w:val="FF0000"/>
          <w:sz w:val="22"/>
        </w:rPr>
        <w:t>saved at the same time.</w:t>
      </w:r>
    </w:p>
    <w:p w:rsidR="00FF6E53" w:rsidRDefault="00FF6E53" w:rsidP="00FF6E53">
      <w:pPr>
        <w:rPr>
          <w:noProof/>
        </w:rPr>
      </w:pPr>
    </w:p>
    <w:p w:rsidR="00FF6E53" w:rsidRPr="00DB581F" w:rsidRDefault="00E04FAF" w:rsidP="00E04FAF">
      <w:pPr>
        <w:jc w:val="center"/>
      </w:pPr>
      <w:r w:rsidRPr="00E267D8">
        <w:rPr>
          <w:noProof/>
          <w:lang w:val="en-GB" w:eastAsia="en-GB"/>
        </w:rPr>
        <w:pict>
          <v:shapetype id="_x0000_t45" coordsize="21600,21600" o:spt="45" adj="-10080,24300,-3600,4050,-1800,4050" path="m@0@1l@2@3@4@5nfem@4,l@4,21600nfem,l21600,r,21600l,21600ns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 accentbar="t" textborder="f"/>
          </v:shapetype>
          <v:shape id="线形标注 2(带强调线) 14" o:spid="_x0000_s1031" type="#_x0000_t45" style="position:absolute;left:0;text-align:left;margin-left:88.95pt;margin-top:2.45pt;width:58.2pt;height:38.8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" adj="10303,37519,10131,27593,-516,23401" fillcolor="#9bbb59 [3206]" strokecolor="#4e6128 [1606]" strokeweight="2pt">
            <v:textbox>
              <w:txbxContent>
                <w:p w:rsidR="00FF6E53" w:rsidRPr="008E509A" w:rsidRDefault="00FF6E53" w:rsidP="00FF6E53">
                  <w:pPr>
                    <w:jc w:val="center"/>
                    <w:rPr>
                      <w:sz w:val="22"/>
                    </w:rPr>
                  </w:pPr>
                  <w:r w:rsidRPr="008E509A">
                    <w:rPr>
                      <w:rFonts w:hint="eastAsia"/>
                      <w:sz w:val="22"/>
                    </w:rPr>
                    <w:t>Input video file</w:t>
                  </w:r>
                </w:p>
              </w:txbxContent>
            </v:textbox>
            <o:callout v:ext="edit" minusx="t" minusy="t"/>
          </v:shape>
        </w:pict>
      </w:r>
      <w:r w:rsidRPr="00E267D8">
        <w:rPr>
          <w:noProof/>
          <w:lang w:val="en-GB" w:eastAsia="en-GB"/>
        </w:rPr>
        <w:pict>
          <v:shape id="线形标注 2(带强调线) 15" o:spid="_x0000_s1030" type="#_x0000_t45" style="position:absolute;left:0;text-align:left;margin-left:155.65pt;margin-top:2.45pt;width:58.2pt;height:38.8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" adj="10303,37519,10131,27593,-516,23401" fillcolor="#9bbb59 [3206]" strokecolor="#4e6128 [1606]" strokeweight="2pt">
            <v:textbox style="mso-next-textbox:#线形标注 2(带强调线) 15">
              <w:txbxContent>
                <w:p w:rsidR="00FF6E53" w:rsidRPr="008E509A" w:rsidRDefault="00FF6E53" w:rsidP="00FF6E53">
                  <w:pPr>
                    <w:jc w:val="center"/>
                    <w:rPr>
                      <w:sz w:val="22"/>
                    </w:rPr>
                  </w:pPr>
                  <w:r w:rsidRPr="008E509A">
                    <w:rPr>
                      <w:sz w:val="22"/>
                    </w:rPr>
                    <w:t>E</w:t>
                  </w:r>
                  <w:r w:rsidRPr="008E509A">
                    <w:rPr>
                      <w:rFonts w:hint="eastAsia"/>
                      <w:sz w:val="22"/>
                    </w:rPr>
                    <w:t>vent file</w:t>
                  </w:r>
                </w:p>
              </w:txbxContent>
            </v:textbox>
            <o:callout v:ext="edit" minusx="t" minusy="t"/>
          </v:shape>
        </w:pict>
      </w:r>
      <w:r w:rsidRPr="00E267D8">
        <w:rPr>
          <w:noProof/>
          <w:lang w:val="en-GB" w:eastAsia="en-GB"/>
        </w:rPr>
        <w:pict>
          <v:shape id="线形标注 2(带强调线) 16" o:spid="_x0000_s1029" type="#_x0000_t45" style="position:absolute;left:0;text-align:left;margin-left:269.1pt;margin-top:20.4pt;width:58.2pt;height:38.8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" adj="-11654,29171,-10373,5010,-2227,5010,9779,-13361" fillcolor="#9bbb59 [3206]" strokecolor="#4e6128 [1606]" strokeweight="2pt">
            <v:textbox style="mso-next-textbox:#线形标注 2(带强调线) 16">
              <w:txbxContent>
                <w:p w:rsidR="00FF6E53" w:rsidRPr="008E509A" w:rsidRDefault="008E509A" w:rsidP="00FF6E53">
                  <w:pPr>
                    <w:jc w:val="center"/>
                    <w:rPr>
                      <w:sz w:val="22"/>
                    </w:rPr>
                  </w:pPr>
                  <w:ins w:id="321" w:author="mhe" w:date="2014-03-05T20:54:00Z">
                    <w:r>
                      <w:rPr>
                        <w:rFonts w:hint="eastAsia"/>
                        <w:sz w:val="22"/>
                      </w:rPr>
                      <w:t>Output</w:t>
                    </w:r>
                  </w:ins>
                  <w:r w:rsidR="00FF6E53" w:rsidRPr="008E509A">
                    <w:rPr>
                      <w:rFonts w:hint="eastAsia"/>
                      <w:sz w:val="22"/>
                    </w:rPr>
                    <w:t xml:space="preserve"> file</w:t>
                  </w:r>
                </w:p>
              </w:txbxContent>
            </v:textbox>
            <o:callout v:ext="edit" minusy="t"/>
          </v:shape>
        </w:pict>
      </w:r>
      <w:r w:rsidR="00FF6E53">
        <w:rPr>
          <w:noProof/>
          <w:lang w:val="en-AU"/>
        </w:rPr>
        <w:drawing>
          <wp:inline distT="0" distB="0" distL="0" distR="0">
            <wp:extent cx="3562353" cy="1526722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62053" b="71088"/>
                    <a:stretch/>
                  </pic:blipFill>
                  <pic:spPr bwMode="auto">
                    <a:xfrm>
                      <a:off x="0" y="0"/>
                      <a:ext cx="3577407" cy="153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1F" w:rsidRPr="00EF23C5" w:rsidRDefault="00DB581F" w:rsidP="003A01B7">
      <w:pPr>
        <w:rPr>
          <w:sz w:val="22"/>
        </w:rPr>
      </w:pPr>
    </w:p>
    <w:p w:rsidR="00DB581F" w:rsidRPr="00EF23C5" w:rsidRDefault="00DB581F" w:rsidP="00545D62">
      <w:pPr>
        <w:pStyle w:val="ListParagraph"/>
        <w:numPr>
          <w:ilvl w:val="0"/>
          <w:numId w:val="10"/>
        </w:numPr>
        <w:ind w:firstLineChars="0"/>
        <w:rPr>
          <w:sz w:val="22"/>
        </w:rPr>
      </w:pPr>
      <w:del w:id="322" w:author="mhe" w:date="2014-03-05T20:55:00Z">
        <w:r w:rsidRPr="00EF23C5" w:rsidDel="00545D62">
          <w:rPr>
            <w:rFonts w:hint="eastAsia"/>
            <w:sz w:val="22"/>
          </w:rPr>
          <w:delText xml:space="preserve">: </w:delText>
        </w:r>
      </w:del>
      <w:ins w:id="323" w:author="mhe" w:date="2014-03-05T20:55:00Z">
        <w:r w:rsidR="00545D62" w:rsidRPr="00EF23C5">
          <w:rPr>
            <w:rFonts w:hint="eastAsia"/>
            <w:sz w:val="22"/>
          </w:rPr>
          <w:t xml:space="preserve">At </w:t>
        </w:r>
        <w:r w:rsidR="00545D62" w:rsidRPr="00EF23C5">
          <w:rPr>
            <w:sz w:val="22"/>
          </w:rPr>
          <w:t>any time</w:t>
        </w:r>
        <w:r w:rsidR="00545D62" w:rsidRPr="00EF23C5">
          <w:rPr>
            <w:rFonts w:hint="eastAsia"/>
            <w:sz w:val="22"/>
          </w:rPr>
          <w:t xml:space="preserve"> when a still frame needs to be saved, c</w:t>
        </w:r>
      </w:ins>
      <w:r w:rsidRPr="00EF23C5">
        <w:rPr>
          <w:rFonts w:hint="eastAsia"/>
          <w:sz w:val="22"/>
        </w:rPr>
        <w:t xml:space="preserve">lick button </w:t>
      </w:r>
      <w:ins w:id="324" w:author="mhe" w:date="2014-03-05T20:56:00Z">
        <w:r w:rsidR="00545D62" w:rsidRPr="00EF23C5">
          <w:rPr>
            <w:rFonts w:hint="eastAsia"/>
            <w:b/>
            <w:sz w:val="22"/>
          </w:rPr>
          <w:t>[Still Image]</w:t>
        </w:r>
      </w:ins>
      <w:r w:rsidRPr="00EF23C5">
        <w:rPr>
          <w:rFonts w:hint="eastAsia"/>
          <w:sz w:val="22"/>
        </w:rPr>
        <w:t xml:space="preserve"> to </w:t>
      </w:r>
      <w:del w:id="325" w:author="mhe" w:date="2014-03-05T20:56:00Z">
        <w:r w:rsidRPr="00EF23C5" w:rsidDel="00545D62">
          <w:rPr>
            <w:rFonts w:hint="eastAsia"/>
            <w:sz w:val="22"/>
          </w:rPr>
          <w:delText xml:space="preserve">make </w:delText>
        </w:r>
      </w:del>
      <w:ins w:id="326" w:author="mhe" w:date="2014-03-05T20:56:00Z">
        <w:r w:rsidR="00545D62" w:rsidRPr="00EF23C5">
          <w:rPr>
            <w:rFonts w:hint="eastAsia"/>
            <w:sz w:val="22"/>
          </w:rPr>
          <w:t>create</w:t>
        </w:r>
        <w:r w:rsidR="00545D62" w:rsidRPr="00EF23C5">
          <w:rPr>
            <w:rFonts w:hint="eastAsia"/>
            <w:sz w:val="22"/>
          </w:rPr>
          <w:t xml:space="preserve"> </w:t>
        </w:r>
      </w:ins>
      <w:r w:rsidRPr="00EF23C5">
        <w:rPr>
          <w:rFonts w:hint="eastAsia"/>
          <w:sz w:val="22"/>
        </w:rPr>
        <w:t xml:space="preserve">a </w:t>
      </w:r>
      <w:ins w:id="327" w:author="mhe" w:date="2014-03-05T20:56:00Z">
        <w:r w:rsidR="00545D62" w:rsidRPr="00EF23C5">
          <w:rPr>
            <w:rFonts w:hint="eastAsia"/>
            <w:sz w:val="22"/>
          </w:rPr>
          <w:t>JPG</w:t>
        </w:r>
      </w:ins>
      <w:ins w:id="328" w:author="mhe" w:date="2014-03-05T20:57:00Z">
        <w:r w:rsidR="00545D62" w:rsidRPr="00EF23C5">
          <w:rPr>
            <w:rFonts w:hint="eastAsia"/>
            <w:sz w:val="22"/>
          </w:rPr>
          <w:t xml:space="preserve"> </w:t>
        </w:r>
      </w:ins>
      <w:ins w:id="329" w:author="mhe" w:date="2014-03-05T20:56:00Z">
        <w:r w:rsidR="00545D62" w:rsidRPr="00EF23C5">
          <w:rPr>
            <w:rFonts w:hint="eastAsia"/>
            <w:sz w:val="22"/>
          </w:rPr>
          <w:t>file of the image on the screen.</w:t>
        </w:r>
      </w:ins>
      <w:ins w:id="330" w:author="mhe" w:date="2014-03-05T20:57:00Z">
        <w:r w:rsidR="00545D62" w:rsidRPr="00EF23C5">
          <w:rPr>
            <w:rFonts w:hint="eastAsia"/>
            <w:sz w:val="22"/>
          </w:rPr>
          <w:t xml:space="preserve">  The JPG file resolution is set at</w:t>
        </w:r>
      </w:ins>
      <w:ins w:id="331" w:author="John De Blonde" w:date="2014-02-10T18:23:00Z">
        <w:r w:rsidR="00225B88" w:rsidRPr="00EF23C5">
          <w:rPr>
            <w:sz w:val="22"/>
          </w:rPr>
          <w:t xml:space="preserve"> </w:t>
        </w:r>
      </w:ins>
      <w:r w:rsidRPr="00EF23C5">
        <w:rPr>
          <w:rFonts w:hint="eastAsia"/>
          <w:sz w:val="22"/>
        </w:rPr>
        <w:t>352</w:t>
      </w:r>
      <w:ins w:id="332" w:author="mhe" w:date="2014-03-05T20:57:00Z">
        <w:r w:rsidR="00545D62" w:rsidRPr="00EF23C5">
          <w:rPr>
            <w:rFonts w:hint="eastAsia"/>
            <w:sz w:val="22"/>
          </w:rPr>
          <w:t>x</w:t>
        </w:r>
      </w:ins>
      <w:r w:rsidRPr="00EF23C5">
        <w:rPr>
          <w:rFonts w:hint="eastAsia"/>
          <w:sz w:val="22"/>
        </w:rPr>
        <w:t xml:space="preserve">288 </w:t>
      </w:r>
      <w:proofErr w:type="gramStart"/>
      <w:r w:rsidRPr="00EF23C5">
        <w:rPr>
          <w:rFonts w:hint="eastAsia"/>
          <w:sz w:val="22"/>
        </w:rPr>
        <w:t>pixel</w:t>
      </w:r>
      <w:proofErr w:type="gramEnd"/>
      <w:r w:rsidRPr="00EF23C5">
        <w:rPr>
          <w:rFonts w:hint="eastAsia"/>
          <w:sz w:val="22"/>
        </w:rPr>
        <w:t>.</w:t>
      </w:r>
      <w:ins w:id="333" w:author="mhe" w:date="2014-03-05T20:58:00Z">
        <w:r w:rsidR="00FB440D" w:rsidRPr="00EF23C5">
          <w:rPr>
            <w:rFonts w:hint="eastAsia"/>
            <w:sz w:val="22"/>
          </w:rPr>
          <w:t xml:space="preserve">  All still images are saved </w:t>
        </w:r>
        <w:r w:rsidR="00FB440D" w:rsidRPr="00EF23C5">
          <w:rPr>
            <w:rFonts w:hint="eastAsia"/>
            <w:sz w:val="22"/>
          </w:rPr>
          <w:t xml:space="preserve">in </w:t>
        </w:r>
        <w:r w:rsidR="00FB440D" w:rsidRPr="00EF23C5">
          <w:rPr>
            <w:sz w:val="22"/>
          </w:rPr>
          <w:t xml:space="preserve">the </w:t>
        </w:r>
        <w:r w:rsidR="00FB440D" w:rsidRPr="00EF23C5">
          <w:rPr>
            <w:rFonts w:hint="eastAsia"/>
            <w:sz w:val="22"/>
          </w:rPr>
          <w:t xml:space="preserve">directory </w:t>
        </w:r>
        <w:r w:rsidR="00FB440D" w:rsidRPr="00EF23C5">
          <w:rPr>
            <w:sz w:val="22"/>
          </w:rPr>
          <w:t>“</w:t>
        </w:r>
        <w:r w:rsidR="00FB440D" w:rsidRPr="00EF23C5">
          <w:rPr>
            <w:rFonts w:hint="eastAsia"/>
            <w:sz w:val="22"/>
          </w:rPr>
          <w:t>/</w:t>
        </w:r>
        <w:proofErr w:type="spellStart"/>
        <w:r w:rsidR="00FB440D" w:rsidRPr="00EF23C5">
          <w:rPr>
            <w:rFonts w:hint="eastAsia"/>
            <w:sz w:val="22"/>
          </w:rPr>
          <w:t>STDiagnostic</w:t>
        </w:r>
        <w:proofErr w:type="spellEnd"/>
        <w:r w:rsidR="00FB440D" w:rsidRPr="00EF23C5">
          <w:rPr>
            <w:rFonts w:hint="eastAsia"/>
            <w:sz w:val="22"/>
          </w:rPr>
          <w:t>/</w:t>
        </w:r>
      </w:ins>
      <w:ins w:id="334" w:author="mhe" w:date="2014-03-05T20:59:00Z">
        <w:r w:rsidR="00FB440D" w:rsidRPr="00EF23C5">
          <w:rPr>
            <w:rFonts w:hint="eastAsia"/>
            <w:sz w:val="22"/>
          </w:rPr>
          <w:t>Still Images</w:t>
        </w:r>
      </w:ins>
      <w:ins w:id="335" w:author="mhe" w:date="2014-03-05T20:58:00Z">
        <w:r w:rsidR="00FB440D" w:rsidRPr="00EF23C5">
          <w:rPr>
            <w:sz w:val="22"/>
          </w:rPr>
          <w:t>”</w:t>
        </w:r>
      </w:ins>
    </w:p>
    <w:p w:rsidR="00DB581F" w:rsidRPr="00EF23C5" w:rsidRDefault="00DB581F" w:rsidP="003A01B7">
      <w:pPr>
        <w:rPr>
          <w:sz w:val="22"/>
        </w:rPr>
      </w:pPr>
    </w:p>
    <w:p w:rsidR="00C842AE" w:rsidRPr="00EF23C5" w:rsidRDefault="00EF23C5" w:rsidP="00127E66">
      <w:pPr>
        <w:pStyle w:val="Heading1"/>
        <w:numPr>
          <w:ilvl w:val="1"/>
          <w:numId w:val="2"/>
        </w:numPr>
        <w:rPr>
          <w:sz w:val="28"/>
          <w:szCs w:val="28"/>
        </w:rPr>
      </w:pPr>
      <w:ins w:id="336" w:author="mhe" w:date="2014-03-05T21:00:00Z">
        <w:r w:rsidRPr="00EF23C5">
          <w:rPr>
            <w:rFonts w:hint="eastAsia"/>
            <w:sz w:val="28"/>
            <w:szCs w:val="28"/>
          </w:rPr>
          <w:t xml:space="preserve">Diagnostic Method: </w:t>
        </w:r>
        <w:r>
          <w:rPr>
            <w:rFonts w:hint="eastAsia"/>
            <w:sz w:val="28"/>
            <w:szCs w:val="28"/>
          </w:rPr>
          <w:t>Camera Real Time Processing</w:t>
        </w:r>
      </w:ins>
    </w:p>
    <w:p w:rsidR="009442AA" w:rsidRPr="00901008" w:rsidRDefault="009442AA" w:rsidP="009442AA">
      <w:pPr>
        <w:pStyle w:val="ListParagraph"/>
        <w:numPr>
          <w:ilvl w:val="0"/>
          <w:numId w:val="4"/>
        </w:numPr>
        <w:ind w:firstLineChars="0"/>
        <w:rPr>
          <w:ins w:id="337" w:author="mhe" w:date="2014-03-05T21:04:00Z"/>
          <w:rFonts w:hint="eastAsia"/>
          <w:sz w:val="22"/>
        </w:rPr>
      </w:pPr>
      <w:r w:rsidRPr="00901008">
        <w:rPr>
          <w:sz w:val="22"/>
        </w:rPr>
        <w:t>Select</w:t>
      </w:r>
      <w:r w:rsidRPr="00901008">
        <w:rPr>
          <w:rFonts w:hint="eastAsia"/>
          <w:sz w:val="22"/>
        </w:rPr>
        <w:t xml:space="preserve"> </w:t>
      </w:r>
      <w:ins w:id="338" w:author="mhe" w:date="2014-03-05T21:05:00Z">
        <w:r w:rsidR="00233F9B" w:rsidRPr="00901008">
          <w:rPr>
            <w:sz w:val="22"/>
          </w:rPr>
          <w:t>Diagnostic</w:t>
        </w:r>
      </w:ins>
      <w:ins w:id="339" w:author="mhe" w:date="2014-03-05T21:04:00Z">
        <w:r w:rsidR="00233F9B" w:rsidRPr="00901008">
          <w:rPr>
            <w:rFonts w:hint="eastAsia"/>
            <w:sz w:val="22"/>
          </w:rPr>
          <w:t xml:space="preserve"> Method </w:t>
        </w:r>
        <w:r w:rsidR="00233F9B" w:rsidRPr="00901008">
          <w:rPr>
            <w:sz w:val="22"/>
          </w:rPr>
          <w:t>“</w:t>
        </w:r>
      </w:ins>
      <w:del w:id="340" w:author="mhe" w:date="2014-03-05T21:05:00Z">
        <w:r w:rsidRPr="00901008" w:rsidDel="00233F9B">
          <w:rPr>
            <w:rFonts w:hint="eastAsia"/>
            <w:sz w:val="22"/>
          </w:rPr>
          <w:delText xml:space="preserve">mode </w:delText>
        </w:r>
        <w:r w:rsidRPr="00901008" w:rsidDel="00233F9B">
          <w:rPr>
            <w:rFonts w:hint="eastAsia"/>
            <w:sz w:val="22"/>
          </w:rPr>
          <w:delText xml:space="preserve">of </w:delText>
        </w:r>
        <w:r w:rsidRPr="00901008" w:rsidDel="00233F9B">
          <w:rPr>
            <w:sz w:val="22"/>
          </w:rPr>
          <w:delText>“</w:delText>
        </w:r>
        <w:r w:rsidRPr="00901008" w:rsidDel="00233F9B">
          <w:rPr>
            <w:rFonts w:hint="eastAsia"/>
            <w:sz w:val="22"/>
          </w:rPr>
          <w:delText>Evaluate files</w:delText>
        </w:r>
      </w:del>
      <w:ins w:id="341" w:author="mhe" w:date="2014-03-05T21:05:00Z">
        <w:r w:rsidR="00233F9B" w:rsidRPr="00901008">
          <w:rPr>
            <w:rFonts w:hint="eastAsia"/>
            <w:sz w:val="22"/>
          </w:rPr>
          <w:t>Camera</w:t>
        </w:r>
      </w:ins>
      <w:r w:rsidRPr="00901008">
        <w:rPr>
          <w:sz w:val="22"/>
        </w:rPr>
        <w:t>”</w:t>
      </w:r>
      <w:r w:rsidRPr="00901008">
        <w:rPr>
          <w:rFonts w:hint="eastAsia"/>
          <w:sz w:val="22"/>
        </w:rPr>
        <w:t xml:space="preserve"> </w:t>
      </w:r>
    </w:p>
    <w:p w:rsidR="00233F9B" w:rsidRDefault="00233F9B" w:rsidP="00233F9B">
      <w:pPr>
        <w:pStyle w:val="ListParagraph"/>
        <w:ind w:left="425" w:firstLineChars="0" w:firstLine="0"/>
      </w:pPr>
    </w:p>
    <w:p w:rsidR="009442AA" w:rsidRDefault="009442AA" w:rsidP="00233F9B">
      <w:pPr>
        <w:pStyle w:val="ListParagraph"/>
        <w:ind w:left="425" w:firstLineChars="0" w:firstLine="0"/>
        <w:jc w:val="center"/>
        <w:rPr>
          <w:ins w:id="342" w:author="mhe" w:date="2014-03-05T21:02:00Z"/>
          <w:rFonts w:hint="eastAsia"/>
        </w:rPr>
      </w:pPr>
      <w:r>
        <w:rPr>
          <w:noProof/>
          <w:lang w:val="en-AU"/>
        </w:rPr>
        <w:drawing>
          <wp:inline distT="0" distB="0" distL="0" distR="0">
            <wp:extent cx="3069204" cy="588397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r="41793" b="88179"/>
                    <a:stretch/>
                  </pic:blipFill>
                  <pic:spPr bwMode="auto">
                    <a:xfrm>
                      <a:off x="0" y="0"/>
                      <a:ext cx="3070027" cy="58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FAF" w:rsidRPr="00901008" w:rsidRDefault="00E04FAF" w:rsidP="009442AA">
      <w:pPr>
        <w:pStyle w:val="ListParagraph"/>
        <w:ind w:left="425" w:firstLineChars="0" w:firstLine="0"/>
        <w:rPr>
          <w:sz w:val="22"/>
        </w:rPr>
      </w:pPr>
    </w:p>
    <w:p w:rsidR="009442AA" w:rsidRPr="00901008" w:rsidRDefault="00225B88" w:rsidP="009442AA">
      <w:pPr>
        <w:pStyle w:val="ListParagraph"/>
        <w:numPr>
          <w:ilvl w:val="0"/>
          <w:numId w:val="4"/>
        </w:numPr>
        <w:ind w:firstLineChars="0"/>
        <w:rPr>
          <w:ins w:id="343" w:author="mhe" w:date="2014-03-05T21:06:00Z"/>
          <w:rFonts w:hint="eastAsia"/>
          <w:sz w:val="22"/>
        </w:rPr>
      </w:pPr>
      <w:ins w:id="344" w:author="John De Blonde" w:date="2014-02-10T18:25:00Z">
        <w:r w:rsidRPr="00901008">
          <w:rPr>
            <w:sz w:val="22"/>
          </w:rPr>
          <w:t>S</w:t>
        </w:r>
        <w:r w:rsidRPr="00901008">
          <w:rPr>
            <w:rFonts w:hint="eastAsia"/>
            <w:sz w:val="22"/>
          </w:rPr>
          <w:t xml:space="preserve">elect </w:t>
        </w:r>
      </w:ins>
      <w:r w:rsidR="009442AA" w:rsidRPr="00901008">
        <w:rPr>
          <w:rFonts w:hint="eastAsia"/>
          <w:sz w:val="22"/>
        </w:rPr>
        <w:t>a supported device on you</w:t>
      </w:r>
      <w:r w:rsidR="00BF4300" w:rsidRPr="00901008">
        <w:rPr>
          <w:rFonts w:hint="eastAsia"/>
          <w:sz w:val="22"/>
        </w:rPr>
        <w:t>r</w:t>
      </w:r>
      <w:r w:rsidR="009442AA" w:rsidRPr="00901008">
        <w:rPr>
          <w:rFonts w:hint="eastAsia"/>
          <w:sz w:val="22"/>
        </w:rPr>
        <w:t xml:space="preserve"> computer.</w:t>
      </w:r>
      <w:ins w:id="345" w:author="mhe" w:date="2014-03-05T21:06:00Z">
        <w:r w:rsidR="00233F9B" w:rsidRPr="00901008">
          <w:rPr>
            <w:rFonts w:hint="eastAsia"/>
            <w:sz w:val="22"/>
          </w:rPr>
          <w:t xml:space="preserve">  If a camera is </w:t>
        </w:r>
        <w:r w:rsidR="00233F9B" w:rsidRPr="00901008">
          <w:rPr>
            <w:sz w:val="22"/>
          </w:rPr>
          <w:t>recognized</w:t>
        </w:r>
        <w:r w:rsidR="00233F9B" w:rsidRPr="00901008">
          <w:rPr>
            <w:rFonts w:hint="eastAsia"/>
            <w:sz w:val="22"/>
          </w:rPr>
          <w:t xml:space="preserve"> by Windows and registered in the Hardware registry, it will be included in the </w:t>
        </w:r>
      </w:ins>
      <w:ins w:id="346" w:author="mhe" w:date="2014-03-05T21:07:00Z">
        <w:r w:rsidR="00233F9B" w:rsidRPr="00901008">
          <w:rPr>
            <w:sz w:val="22"/>
          </w:rPr>
          <w:t>pull down</w:t>
        </w:r>
      </w:ins>
      <w:ins w:id="347" w:author="mhe" w:date="2014-03-05T21:06:00Z">
        <w:r w:rsidR="00233F9B" w:rsidRPr="00901008">
          <w:rPr>
            <w:rFonts w:hint="eastAsia"/>
            <w:sz w:val="22"/>
          </w:rPr>
          <w:t xml:space="preserve"> </w:t>
        </w:r>
      </w:ins>
      <w:ins w:id="348" w:author="mhe" w:date="2014-03-05T21:07:00Z">
        <w:r w:rsidR="00233F9B" w:rsidRPr="00901008">
          <w:rPr>
            <w:rFonts w:hint="eastAsia"/>
            <w:sz w:val="22"/>
          </w:rPr>
          <w:t>list</w:t>
        </w:r>
      </w:ins>
      <w:ins w:id="349" w:author="mhe" w:date="2014-03-05T21:06:00Z">
        <w:r w:rsidR="00233F9B" w:rsidRPr="00901008">
          <w:rPr>
            <w:rFonts w:hint="eastAsia"/>
            <w:sz w:val="22"/>
          </w:rPr>
          <w:t>.</w:t>
        </w:r>
      </w:ins>
    </w:p>
    <w:p w:rsidR="00233F9B" w:rsidRDefault="00233F9B" w:rsidP="00233F9B">
      <w:pPr>
        <w:pStyle w:val="ListParagraph"/>
        <w:ind w:left="425" w:firstLineChars="0" w:firstLine="0"/>
      </w:pPr>
    </w:p>
    <w:p w:rsidR="009442AA" w:rsidRDefault="009442AA" w:rsidP="00233F9B">
      <w:pPr>
        <w:pStyle w:val="ListParagraph"/>
        <w:ind w:left="425" w:firstLineChars="0" w:firstLine="0"/>
        <w:jc w:val="center"/>
        <w:rPr>
          <w:ins w:id="350" w:author="mhe" w:date="2014-03-05T21:07:00Z"/>
          <w:rFonts w:hint="eastAsia"/>
        </w:rPr>
      </w:pPr>
      <w:r>
        <w:rPr>
          <w:noProof/>
          <w:lang w:val="en-AU"/>
        </w:rPr>
        <w:drawing>
          <wp:inline distT="0" distB="0" distL="0" distR="0">
            <wp:extent cx="3442915" cy="2995907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l="1658" t="11501" r="43741" b="38168"/>
                    <a:stretch/>
                  </pic:blipFill>
                  <pic:spPr bwMode="auto">
                    <a:xfrm>
                      <a:off x="0" y="0"/>
                      <a:ext cx="3444622" cy="299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F9B" w:rsidRPr="00901008" w:rsidRDefault="00233F9B" w:rsidP="00233F9B">
      <w:pPr>
        <w:pStyle w:val="ListParagraph"/>
        <w:ind w:left="425" w:firstLineChars="0" w:firstLine="0"/>
        <w:jc w:val="center"/>
        <w:rPr>
          <w:sz w:val="22"/>
        </w:rPr>
      </w:pPr>
    </w:p>
    <w:p w:rsidR="009442AA" w:rsidRPr="00901008" w:rsidRDefault="00BF4300" w:rsidP="009442AA">
      <w:pPr>
        <w:pStyle w:val="ListParagraph"/>
        <w:numPr>
          <w:ilvl w:val="0"/>
          <w:numId w:val="4"/>
        </w:numPr>
        <w:ind w:firstLineChars="0"/>
        <w:rPr>
          <w:sz w:val="22"/>
        </w:rPr>
      </w:pPr>
      <w:r w:rsidRPr="00901008">
        <w:rPr>
          <w:rFonts w:hint="eastAsia"/>
          <w:sz w:val="22"/>
        </w:rPr>
        <w:t xml:space="preserve">Select the </w:t>
      </w:r>
      <w:ins w:id="351" w:author="mhe" w:date="2014-03-05T21:08:00Z">
        <w:r w:rsidR="00901008" w:rsidRPr="00901008">
          <w:rPr>
            <w:rFonts w:hint="eastAsia"/>
            <w:sz w:val="22"/>
          </w:rPr>
          <w:t>camera then</w:t>
        </w:r>
      </w:ins>
      <w:r w:rsidRPr="00901008">
        <w:rPr>
          <w:rFonts w:hint="eastAsia"/>
          <w:sz w:val="22"/>
        </w:rPr>
        <w:t xml:space="preserve"> click</w:t>
      </w:r>
      <w:ins w:id="352" w:author="John De Blonde" w:date="2014-02-10T18:26:00Z">
        <w:r w:rsidR="00225B88" w:rsidRPr="00901008">
          <w:rPr>
            <w:sz w:val="22"/>
          </w:rPr>
          <w:t xml:space="preserve"> </w:t>
        </w:r>
      </w:ins>
      <w:ins w:id="353" w:author="mhe" w:date="2014-03-05T21:08:00Z">
        <w:r w:rsidR="00901008" w:rsidRPr="00901008">
          <w:rPr>
            <w:rFonts w:hint="eastAsia"/>
            <w:b/>
            <w:sz w:val="22"/>
          </w:rPr>
          <w:t>[Start]</w:t>
        </w:r>
      </w:ins>
      <w:r w:rsidRPr="00901008">
        <w:rPr>
          <w:rFonts w:hint="eastAsia"/>
          <w:sz w:val="22"/>
        </w:rPr>
        <w:t xml:space="preserve"> button.</w:t>
      </w:r>
      <w:ins w:id="354" w:author="mhe" w:date="2014-03-05T21:09:00Z">
        <w:r w:rsidR="004F2C71">
          <w:rPr>
            <w:rFonts w:hint="eastAsia"/>
            <w:sz w:val="22"/>
          </w:rPr>
          <w:t xml:space="preserve">  A live video stream will be shown on the screen as following.</w:t>
        </w:r>
      </w:ins>
    </w:p>
    <w:p w:rsidR="009442AA" w:rsidRDefault="00BF4300" w:rsidP="004F2C71">
      <w:pPr>
        <w:pStyle w:val="ListParagraph"/>
        <w:ind w:left="425" w:firstLineChars="0" w:firstLine="0"/>
        <w:jc w:val="center"/>
        <w:rPr>
          <w:noProof/>
        </w:rPr>
      </w:pPr>
      <w:r>
        <w:rPr>
          <w:noProof/>
          <w:lang w:val="en-AU"/>
        </w:rPr>
        <w:lastRenderedPageBreak/>
        <w:drawing>
          <wp:inline distT="0" distB="0" distL="0" distR="0">
            <wp:extent cx="3212327" cy="2706036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58210" t="6166" r="14030" b="52262"/>
                    <a:stretch/>
                  </pic:blipFill>
                  <pic:spPr bwMode="auto">
                    <a:xfrm>
                      <a:off x="0" y="0"/>
                      <a:ext cx="3214657" cy="270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2AA" w:rsidRPr="00FD5474" w:rsidRDefault="009442AA" w:rsidP="00BF4300">
      <w:pPr>
        <w:rPr>
          <w:sz w:val="22"/>
        </w:rPr>
      </w:pPr>
    </w:p>
    <w:p w:rsidR="009442AA" w:rsidRPr="00FD5474" w:rsidRDefault="009442AA" w:rsidP="00BF4300">
      <w:pPr>
        <w:pStyle w:val="ListParagraph"/>
        <w:numPr>
          <w:ilvl w:val="0"/>
          <w:numId w:val="4"/>
        </w:numPr>
        <w:ind w:firstLineChars="0"/>
        <w:rPr>
          <w:ins w:id="355" w:author="mhe" w:date="2014-03-05T21:12:00Z"/>
          <w:rFonts w:hint="eastAsia"/>
          <w:sz w:val="22"/>
        </w:rPr>
      </w:pPr>
      <w:r w:rsidRPr="00FD5474">
        <w:rPr>
          <w:rFonts w:hint="eastAsia"/>
          <w:sz w:val="22"/>
        </w:rPr>
        <w:t xml:space="preserve">When an event </w:t>
      </w:r>
      <w:ins w:id="356" w:author="John De Blonde" w:date="2014-02-10T18:26:00Z">
        <w:r w:rsidR="00225B88" w:rsidRPr="00FD5474">
          <w:rPr>
            <w:sz w:val="22"/>
          </w:rPr>
          <w:t>occurs</w:t>
        </w:r>
      </w:ins>
      <w:r w:rsidRPr="00FD5474">
        <w:rPr>
          <w:rFonts w:hint="eastAsia"/>
          <w:sz w:val="22"/>
        </w:rPr>
        <w:t xml:space="preserve">, it </w:t>
      </w:r>
      <w:ins w:id="357" w:author="John De Blonde" w:date="2014-02-10T18:26:00Z">
        <w:r w:rsidR="00225B88" w:rsidRPr="00FD5474">
          <w:rPr>
            <w:sz w:val="22"/>
          </w:rPr>
          <w:t xml:space="preserve">will be </w:t>
        </w:r>
      </w:ins>
      <w:r w:rsidRPr="00FD5474">
        <w:rPr>
          <w:rFonts w:hint="eastAsia"/>
          <w:sz w:val="22"/>
        </w:rPr>
        <w:t>added in</w:t>
      </w:r>
      <w:r w:rsidR="00225B88" w:rsidRPr="00FD5474">
        <w:rPr>
          <w:sz w:val="22"/>
        </w:rPr>
        <w:t xml:space="preserve"> the</w:t>
      </w:r>
      <w:r w:rsidRPr="00FD5474">
        <w:rPr>
          <w:rFonts w:hint="eastAsia"/>
          <w:sz w:val="22"/>
        </w:rPr>
        <w:t xml:space="preserve"> </w:t>
      </w:r>
      <w:ins w:id="358" w:author="mhe" w:date="2014-03-05T21:10:00Z">
        <w:r w:rsidR="004F2C71" w:rsidRPr="00FD5474">
          <w:rPr>
            <w:rFonts w:hint="eastAsia"/>
            <w:sz w:val="22"/>
          </w:rPr>
          <w:t>Event L</w:t>
        </w:r>
      </w:ins>
      <w:r w:rsidRPr="00FD5474">
        <w:rPr>
          <w:rFonts w:hint="eastAsia"/>
          <w:sz w:val="22"/>
        </w:rPr>
        <w:t xml:space="preserve">ist. </w:t>
      </w:r>
      <w:ins w:id="359" w:author="mhe" w:date="2014-03-05T21:10:00Z">
        <w:r w:rsidR="004F2C71" w:rsidRPr="00FD5474">
          <w:rPr>
            <w:rFonts w:hint="eastAsia"/>
            <w:sz w:val="22"/>
          </w:rPr>
          <w:t xml:space="preserve"> </w:t>
        </w:r>
      </w:ins>
      <w:r w:rsidRPr="00FD5474">
        <w:rPr>
          <w:rFonts w:hint="eastAsia"/>
          <w:sz w:val="22"/>
        </w:rPr>
        <w:t xml:space="preserve">At the same time, the event </w:t>
      </w:r>
      <w:ins w:id="360" w:author="John De Blonde" w:date="2014-02-10T18:27:00Z">
        <w:r w:rsidR="00225B88" w:rsidRPr="00FD5474">
          <w:rPr>
            <w:sz w:val="22"/>
          </w:rPr>
          <w:t>i</w:t>
        </w:r>
        <w:r w:rsidR="00225B88" w:rsidRPr="00FD5474">
          <w:rPr>
            <w:rFonts w:hint="eastAsia"/>
            <w:sz w:val="22"/>
          </w:rPr>
          <w:t xml:space="preserve">s </w:t>
        </w:r>
      </w:ins>
      <w:r w:rsidRPr="00FD5474">
        <w:rPr>
          <w:rFonts w:hint="eastAsia"/>
          <w:sz w:val="22"/>
        </w:rPr>
        <w:t xml:space="preserve">recorded in </w:t>
      </w:r>
      <w:ins w:id="361" w:author="John De Blonde" w:date="2014-02-10T18:28:00Z">
        <w:r w:rsidR="00225B88" w:rsidRPr="00FD5474">
          <w:rPr>
            <w:sz w:val="22"/>
          </w:rPr>
          <w:t xml:space="preserve">a </w:t>
        </w:r>
      </w:ins>
      <w:ins w:id="362" w:author="mhe" w:date="2014-03-05T21:12:00Z">
        <w:r w:rsidR="004F2C71" w:rsidRPr="00FD5474">
          <w:rPr>
            <w:rFonts w:hint="eastAsia"/>
            <w:sz w:val="22"/>
          </w:rPr>
          <w:t>CSV</w:t>
        </w:r>
        <w:r w:rsidR="004F2C71" w:rsidRPr="00FD5474">
          <w:rPr>
            <w:rFonts w:hint="eastAsia"/>
            <w:sz w:val="22"/>
          </w:rPr>
          <w:t xml:space="preserve"> </w:t>
        </w:r>
      </w:ins>
      <w:r w:rsidRPr="00FD5474">
        <w:rPr>
          <w:rFonts w:hint="eastAsia"/>
          <w:sz w:val="22"/>
        </w:rPr>
        <w:t xml:space="preserve">file. </w:t>
      </w:r>
      <w:ins w:id="363" w:author="mhe" w:date="2014-03-05T21:11:00Z">
        <w:r w:rsidR="004F2C71" w:rsidRPr="00FD5474">
          <w:rPr>
            <w:rFonts w:hint="eastAsia"/>
            <w:sz w:val="22"/>
          </w:rPr>
          <w:t xml:space="preserve"> Each event </w:t>
        </w:r>
      </w:ins>
      <w:r w:rsidRPr="00FD5474">
        <w:rPr>
          <w:rFonts w:hint="eastAsia"/>
          <w:color w:val="FF0000"/>
          <w:sz w:val="22"/>
        </w:rPr>
        <w:t xml:space="preserve">is </w:t>
      </w:r>
      <w:r w:rsidR="00BF4300" w:rsidRPr="00FD5474">
        <w:rPr>
          <w:rFonts w:hint="eastAsia"/>
          <w:color w:val="FF0000"/>
          <w:sz w:val="22"/>
        </w:rPr>
        <w:t>time</w:t>
      </w:r>
      <w:ins w:id="364" w:author="John De Blonde" w:date="2014-02-10T18:28:00Z">
        <w:r w:rsidR="00225B88" w:rsidRPr="00FD5474">
          <w:rPr>
            <w:color w:val="FF0000"/>
            <w:sz w:val="22"/>
          </w:rPr>
          <w:t xml:space="preserve"> stamped</w:t>
        </w:r>
      </w:ins>
      <w:r w:rsidR="00BF4300" w:rsidRPr="00FD5474">
        <w:rPr>
          <w:rFonts w:hint="eastAsia"/>
          <w:color w:val="FF0000"/>
          <w:sz w:val="22"/>
        </w:rPr>
        <w:t xml:space="preserve"> </w:t>
      </w:r>
      <w:r w:rsidRPr="00FD5474">
        <w:rPr>
          <w:rFonts w:hint="eastAsia"/>
          <w:color w:val="FF0000"/>
          <w:sz w:val="22"/>
        </w:rPr>
        <w:t xml:space="preserve">, and </w:t>
      </w:r>
      <w:ins w:id="365" w:author="mhe" w:date="2014-03-05T21:11:00Z">
        <w:r w:rsidR="004F2C71" w:rsidRPr="00FD5474">
          <w:rPr>
            <w:rFonts w:hint="eastAsia"/>
            <w:color w:val="FF0000"/>
            <w:sz w:val="22"/>
          </w:rPr>
          <w:t>the CSV file is</w:t>
        </w:r>
      </w:ins>
      <w:ins w:id="366" w:author="mhe" w:date="2014-03-05T21:12:00Z">
        <w:r w:rsidR="004F2C71" w:rsidRPr="00FD5474">
          <w:rPr>
            <w:rFonts w:hint="eastAsia"/>
            <w:color w:val="FF0000"/>
            <w:sz w:val="22"/>
          </w:rPr>
          <w:t xml:space="preserve"> </w:t>
        </w:r>
      </w:ins>
      <w:r w:rsidRPr="00FD5474">
        <w:rPr>
          <w:rFonts w:hint="eastAsia"/>
          <w:color w:val="FF0000"/>
          <w:sz w:val="22"/>
        </w:rPr>
        <w:t xml:space="preserve">saved in </w:t>
      </w:r>
      <w:ins w:id="367" w:author="John De Blonde" w:date="2014-02-10T18:28:00Z">
        <w:r w:rsidR="00225B88" w:rsidRPr="00FD5474">
          <w:rPr>
            <w:color w:val="FF0000"/>
            <w:sz w:val="22"/>
          </w:rPr>
          <w:t xml:space="preserve">the </w:t>
        </w:r>
      </w:ins>
      <w:r w:rsidRPr="00FD5474">
        <w:rPr>
          <w:rFonts w:hint="eastAsia"/>
          <w:color w:val="FF0000"/>
          <w:sz w:val="22"/>
        </w:rPr>
        <w:t>directory</w:t>
      </w:r>
      <w:r w:rsidR="00BF4300" w:rsidRPr="00FD5474">
        <w:rPr>
          <w:rFonts w:hint="eastAsia"/>
          <w:color w:val="FF0000"/>
          <w:sz w:val="22"/>
        </w:rPr>
        <w:t xml:space="preserve"> </w:t>
      </w:r>
      <w:r w:rsidR="00BF4300" w:rsidRPr="00FD5474">
        <w:rPr>
          <w:color w:val="FF0000"/>
          <w:sz w:val="22"/>
        </w:rPr>
        <w:t>”</w:t>
      </w:r>
      <w:r w:rsidR="00BF4300" w:rsidRPr="00FD5474">
        <w:rPr>
          <w:rFonts w:hint="eastAsia"/>
          <w:color w:val="FF0000"/>
          <w:sz w:val="22"/>
        </w:rPr>
        <w:t>/</w:t>
      </w:r>
      <w:proofErr w:type="spellStart"/>
      <w:r w:rsidR="00BF4300" w:rsidRPr="00FD5474">
        <w:rPr>
          <w:rFonts w:hint="eastAsia"/>
          <w:color w:val="FF0000"/>
          <w:sz w:val="22"/>
        </w:rPr>
        <w:t>ST</w:t>
      </w:r>
      <w:ins w:id="368" w:author="John De Blonde" w:date="2014-02-10T18:12:00Z">
        <w:r w:rsidR="000E1935" w:rsidRPr="00FD5474">
          <w:rPr>
            <w:rFonts w:hint="eastAsia"/>
            <w:color w:val="FF0000"/>
            <w:sz w:val="22"/>
          </w:rPr>
          <w:t>Diagnostic</w:t>
        </w:r>
      </w:ins>
      <w:proofErr w:type="spellEnd"/>
      <w:r w:rsidR="00BF4300" w:rsidRPr="00FD5474">
        <w:rPr>
          <w:rFonts w:hint="eastAsia"/>
          <w:color w:val="FF0000"/>
          <w:sz w:val="22"/>
        </w:rPr>
        <w:t>/</w:t>
      </w:r>
      <w:ins w:id="369" w:author="mhe" w:date="2014-03-05T21:12:00Z">
        <w:r w:rsidR="004F2C71" w:rsidRPr="00FD5474">
          <w:rPr>
            <w:rFonts w:hint="eastAsia"/>
            <w:color w:val="FF0000"/>
            <w:sz w:val="22"/>
          </w:rPr>
          <w:t>E</w:t>
        </w:r>
      </w:ins>
      <w:r w:rsidR="00BF4300" w:rsidRPr="00FD5474">
        <w:rPr>
          <w:rFonts w:hint="eastAsia"/>
          <w:color w:val="FF0000"/>
          <w:sz w:val="22"/>
        </w:rPr>
        <w:t>vent</w:t>
      </w:r>
      <w:r w:rsidR="00BF4300" w:rsidRPr="00FD5474">
        <w:rPr>
          <w:color w:val="FF0000"/>
          <w:sz w:val="22"/>
        </w:rPr>
        <w:t>”</w:t>
      </w:r>
      <w:r w:rsidRPr="00FD5474">
        <w:rPr>
          <w:rFonts w:hint="eastAsia"/>
          <w:sz w:val="22"/>
        </w:rPr>
        <w:t xml:space="preserve">)  </w:t>
      </w:r>
    </w:p>
    <w:p w:rsidR="004F2C71" w:rsidRPr="00FD5474" w:rsidRDefault="004F2C71" w:rsidP="004F2C71">
      <w:pPr>
        <w:pStyle w:val="ListParagraph"/>
        <w:ind w:left="425" w:firstLineChars="0" w:firstLine="0"/>
        <w:rPr>
          <w:sz w:val="22"/>
        </w:rPr>
      </w:pPr>
    </w:p>
    <w:p w:rsidR="00BF4300" w:rsidRPr="00FD5474" w:rsidRDefault="00BF4300" w:rsidP="00BF4300">
      <w:pPr>
        <w:pStyle w:val="ListParagraph"/>
        <w:ind w:left="425" w:firstLineChars="0" w:firstLine="0"/>
        <w:rPr>
          <w:noProof/>
          <w:sz w:val="22"/>
        </w:rPr>
      </w:pPr>
      <w:r w:rsidRPr="00FD5474">
        <w:rPr>
          <w:noProof/>
          <w:sz w:val="22"/>
        </w:rPr>
        <w:t>A</w:t>
      </w:r>
      <w:ins w:id="370" w:author="mhe" w:date="2014-03-05T21:12:00Z">
        <w:r w:rsidR="004F2C71" w:rsidRPr="00FD5474">
          <w:rPr>
            <w:rFonts w:hint="eastAsia"/>
            <w:noProof/>
            <w:sz w:val="22"/>
          </w:rPr>
          <w:t>n</w:t>
        </w:r>
      </w:ins>
      <w:r w:rsidRPr="00FD5474">
        <w:rPr>
          <w:rFonts w:hint="eastAsia"/>
          <w:noProof/>
          <w:sz w:val="22"/>
        </w:rPr>
        <w:t xml:space="preserve"> event will triger a </w:t>
      </w:r>
      <w:ins w:id="371" w:author="mhe" w:date="2014-03-05T21:13:00Z">
        <w:r w:rsidR="004F2C71" w:rsidRPr="00FD5474">
          <w:rPr>
            <w:rFonts w:hint="eastAsia"/>
            <w:noProof/>
            <w:sz w:val="22"/>
          </w:rPr>
          <w:t>still frame capture</w:t>
        </w:r>
        <w:r w:rsidR="004F2C71" w:rsidRPr="00FD5474">
          <w:rPr>
            <w:rFonts w:hint="eastAsia"/>
            <w:noProof/>
            <w:sz w:val="22"/>
          </w:rPr>
          <w:t xml:space="preserve"> </w:t>
        </w:r>
      </w:ins>
      <w:r w:rsidRPr="00FD5474">
        <w:rPr>
          <w:rFonts w:hint="eastAsia"/>
          <w:noProof/>
          <w:sz w:val="22"/>
        </w:rPr>
        <w:t>automatically</w:t>
      </w:r>
      <w:del w:id="372" w:author="John De Blonde" w:date="2014-02-10T18:28:00Z">
        <w:r w:rsidRPr="00FD5474" w:rsidDel="00225B88">
          <w:rPr>
            <w:rFonts w:hint="eastAsia"/>
            <w:noProof/>
            <w:sz w:val="22"/>
          </w:rPr>
          <w:delText>,</w:delText>
        </w:r>
      </w:del>
      <w:r w:rsidRPr="00FD5474">
        <w:rPr>
          <w:rFonts w:hint="eastAsia"/>
          <w:noProof/>
          <w:sz w:val="22"/>
        </w:rPr>
        <w:t xml:space="preserve"> </w:t>
      </w:r>
      <w:ins w:id="373" w:author="John De Blonde" w:date="2014-02-10T18:28:00Z">
        <w:r w:rsidR="00225B88" w:rsidRPr="00FD5474">
          <w:rPr>
            <w:noProof/>
            <w:sz w:val="22"/>
          </w:rPr>
          <w:t>and</w:t>
        </w:r>
      </w:ins>
      <w:r w:rsidRPr="00FD5474">
        <w:rPr>
          <w:rFonts w:hint="eastAsia"/>
          <w:noProof/>
          <w:sz w:val="22"/>
        </w:rPr>
        <w:t xml:space="preserve"> save</w:t>
      </w:r>
      <w:r w:rsidR="00225B88" w:rsidRPr="00FD5474">
        <w:rPr>
          <w:noProof/>
          <w:sz w:val="22"/>
        </w:rPr>
        <w:t>s</w:t>
      </w:r>
      <w:r w:rsidRPr="00FD5474">
        <w:rPr>
          <w:rFonts w:hint="eastAsia"/>
          <w:noProof/>
          <w:sz w:val="22"/>
        </w:rPr>
        <w:t xml:space="preserve"> 12 pictures with an i</w:t>
      </w:r>
      <w:r w:rsidRPr="00FD5474">
        <w:rPr>
          <w:noProof/>
          <w:sz w:val="22"/>
        </w:rPr>
        <w:t>nterval of 12 seconds</w:t>
      </w:r>
      <w:r w:rsidRPr="00FD5474">
        <w:rPr>
          <w:rFonts w:hint="eastAsia"/>
          <w:noProof/>
          <w:sz w:val="22"/>
        </w:rPr>
        <w:t xml:space="preserve"> in </w:t>
      </w:r>
      <w:ins w:id="374" w:author="mhe" w:date="2014-03-05T21:14:00Z">
        <w:r w:rsidR="004F2C71" w:rsidRPr="00FD5474">
          <w:rPr>
            <w:rFonts w:hint="eastAsia"/>
            <w:noProof/>
            <w:sz w:val="22"/>
          </w:rPr>
          <w:t xml:space="preserve">the folder </w:t>
        </w:r>
      </w:ins>
      <w:r w:rsidRPr="00FD5474">
        <w:rPr>
          <w:sz w:val="22"/>
        </w:rPr>
        <w:t>“</w:t>
      </w:r>
      <w:r w:rsidRPr="00FD5474">
        <w:rPr>
          <w:rFonts w:hint="eastAsia"/>
          <w:sz w:val="22"/>
        </w:rPr>
        <w:t>/</w:t>
      </w:r>
      <w:proofErr w:type="spellStart"/>
      <w:r w:rsidRPr="00FD5474">
        <w:rPr>
          <w:rFonts w:hint="eastAsia"/>
          <w:sz w:val="22"/>
        </w:rPr>
        <w:t>ST</w:t>
      </w:r>
      <w:ins w:id="375" w:author="John De Blonde" w:date="2014-02-10T18:12:00Z">
        <w:r w:rsidR="000E1935" w:rsidRPr="00FD5474">
          <w:rPr>
            <w:rFonts w:hint="eastAsia"/>
            <w:sz w:val="22"/>
          </w:rPr>
          <w:t>Diagnostic</w:t>
        </w:r>
      </w:ins>
      <w:proofErr w:type="spellEnd"/>
      <w:r w:rsidRPr="00FD5474">
        <w:rPr>
          <w:rFonts w:hint="eastAsia"/>
          <w:sz w:val="22"/>
        </w:rPr>
        <w:t>/</w:t>
      </w:r>
      <w:ins w:id="376" w:author="mhe" w:date="2014-03-05T21:13:00Z">
        <w:r w:rsidR="004F2C71" w:rsidRPr="00FD5474">
          <w:rPr>
            <w:rFonts w:hint="eastAsia"/>
            <w:sz w:val="22"/>
          </w:rPr>
          <w:t>Still Image</w:t>
        </w:r>
      </w:ins>
      <w:r w:rsidRPr="00FD5474">
        <w:rPr>
          <w:sz w:val="22"/>
        </w:rPr>
        <w:t>”</w:t>
      </w:r>
      <w:r w:rsidRPr="00FD5474">
        <w:rPr>
          <w:rFonts w:hint="eastAsia"/>
          <w:sz w:val="22"/>
        </w:rPr>
        <w:t>.</w:t>
      </w:r>
      <w:ins w:id="377" w:author="mhe" w:date="2014-03-05T21:14:00Z">
        <w:r w:rsidR="004F2C71" w:rsidRPr="00FD5474">
          <w:rPr>
            <w:rFonts w:hint="eastAsia"/>
            <w:sz w:val="22"/>
          </w:rPr>
          <w:t xml:space="preserve">  This is so the event can be </w:t>
        </w:r>
      </w:ins>
      <w:ins w:id="378" w:author="mhe" w:date="2014-03-05T21:15:00Z">
        <w:r w:rsidR="004F2C71" w:rsidRPr="00FD5474">
          <w:rPr>
            <w:rFonts w:hint="eastAsia"/>
            <w:sz w:val="22"/>
          </w:rPr>
          <w:t>reviewed later on to see when and how the event develops</w:t>
        </w:r>
      </w:ins>
      <w:ins w:id="379" w:author="mhe" w:date="2014-03-05T21:14:00Z">
        <w:r w:rsidR="004F2C71" w:rsidRPr="00FD5474">
          <w:rPr>
            <w:rFonts w:hint="eastAsia"/>
            <w:sz w:val="22"/>
          </w:rPr>
          <w:t xml:space="preserve"> </w:t>
        </w:r>
      </w:ins>
    </w:p>
    <w:p w:rsidR="00C842AE" w:rsidRPr="004F2C71" w:rsidRDefault="004F2C71" w:rsidP="00BF4300">
      <w:pPr>
        <w:pStyle w:val="Heading1"/>
        <w:numPr>
          <w:ilvl w:val="1"/>
          <w:numId w:val="2"/>
        </w:numPr>
        <w:rPr>
          <w:sz w:val="28"/>
        </w:rPr>
      </w:pPr>
      <w:ins w:id="380" w:author="mhe" w:date="2014-03-05T21:15:00Z">
        <w:r>
          <w:rPr>
            <w:rFonts w:hint="eastAsia"/>
            <w:sz w:val="28"/>
          </w:rPr>
          <w:t xml:space="preserve">Diagnostic Method: </w:t>
        </w:r>
      </w:ins>
      <w:ins w:id="381" w:author="mhe" w:date="2014-03-05T21:21:00Z">
        <w:r w:rsidR="00FD5474">
          <w:rPr>
            <w:rFonts w:hint="eastAsia"/>
            <w:sz w:val="28"/>
          </w:rPr>
          <w:t>Review</w:t>
        </w:r>
      </w:ins>
      <w:ins w:id="382" w:author="mhe" w:date="2014-03-05T21:15:00Z">
        <w:r>
          <w:rPr>
            <w:rFonts w:hint="eastAsia"/>
            <w:sz w:val="28"/>
          </w:rPr>
          <w:t xml:space="preserve"> Video with Events</w:t>
        </w:r>
      </w:ins>
    </w:p>
    <w:p w:rsidR="00FF029B" w:rsidRDefault="00FF029B" w:rsidP="00BF4300">
      <w:r>
        <w:t>A</w:t>
      </w:r>
      <w:r>
        <w:rPr>
          <w:rFonts w:hint="eastAsia"/>
        </w:rPr>
        <w:t xml:space="preserve">fter </w:t>
      </w:r>
      <w:r w:rsidR="002D109B">
        <w:rPr>
          <w:rFonts w:hint="eastAsia"/>
        </w:rPr>
        <w:t>processing a pre-recorde</w:t>
      </w:r>
      <w:r w:rsidR="00FD5474">
        <w:rPr>
          <w:rFonts w:hint="eastAsia"/>
        </w:rPr>
        <w:t xml:space="preserve">d video file such as </w:t>
      </w:r>
      <w:proofErr w:type="gramStart"/>
      <w:r w:rsidR="00FD5474">
        <w:rPr>
          <w:rFonts w:hint="eastAsia"/>
        </w:rPr>
        <w:t>a</w:t>
      </w:r>
      <w:proofErr w:type="gramEnd"/>
      <w:r w:rsidR="00FD5474">
        <w:rPr>
          <w:rFonts w:hint="eastAsia"/>
        </w:rPr>
        <w:t xml:space="preserve"> AVI file,</w:t>
      </w:r>
      <w:r>
        <w:rPr>
          <w:rFonts w:hint="eastAsia"/>
        </w:rPr>
        <w:t xml:space="preserve"> there </w:t>
      </w:r>
      <w:ins w:id="383" w:author="mhe" w:date="2014-03-05T21:28:00Z">
        <w:r w:rsidR="001372DA">
          <w:rPr>
            <w:rFonts w:hint="eastAsia"/>
          </w:rPr>
          <w:t xml:space="preserve">are </w:t>
        </w:r>
      </w:ins>
      <w:ins w:id="384" w:author="mhe" w:date="2014-03-05T21:17:00Z">
        <w:r w:rsidR="002D109B">
          <w:rPr>
            <w:rFonts w:hint="eastAsia"/>
          </w:rPr>
          <w:t>2</w:t>
        </w:r>
        <w:r w:rsidR="002D109B">
          <w:rPr>
            <w:rFonts w:hint="eastAsia"/>
          </w:rPr>
          <w:t xml:space="preserve"> </w:t>
        </w:r>
      </w:ins>
      <w:r>
        <w:rPr>
          <w:rFonts w:hint="eastAsia"/>
        </w:rPr>
        <w:t xml:space="preserve">files </w:t>
      </w:r>
      <w:ins w:id="385" w:author="mhe" w:date="2014-03-05T21:17:00Z">
        <w:r w:rsidR="002D109B">
          <w:rPr>
            <w:rFonts w:hint="eastAsia"/>
          </w:rPr>
          <w:t xml:space="preserve">created </w:t>
        </w:r>
      </w:ins>
      <w:r>
        <w:rPr>
          <w:rFonts w:hint="eastAsia"/>
        </w:rPr>
        <w:t xml:space="preserve">in </w:t>
      </w:r>
      <w:ins w:id="386" w:author="John De Blonde" w:date="2014-02-10T18:29:00Z">
        <w:r w:rsidR="00225B88">
          <w:t xml:space="preserve">the </w:t>
        </w:r>
      </w:ins>
      <w:ins w:id="387" w:author="mhe" w:date="2014-03-05T21:18:00Z">
        <w:r w:rsidR="002D109B">
          <w:rPr>
            <w:rFonts w:hint="eastAsia"/>
          </w:rPr>
          <w:t xml:space="preserve">same </w:t>
        </w:r>
      </w:ins>
      <w:r>
        <w:rPr>
          <w:rFonts w:hint="eastAsia"/>
        </w:rPr>
        <w:t>folder</w:t>
      </w:r>
      <w:ins w:id="388" w:author="mhe" w:date="2014-03-05T21:18:00Z">
        <w:r w:rsidR="002D109B">
          <w:rPr>
            <w:rFonts w:hint="eastAsia"/>
          </w:rPr>
          <w:t xml:space="preserve"> as for the AVI file.  They are </w:t>
        </w:r>
        <w:r w:rsidR="00BB339F">
          <w:rPr>
            <w:rFonts w:hint="eastAsia"/>
          </w:rPr>
          <w:t xml:space="preserve">DAT and CSV files. </w:t>
        </w:r>
      </w:ins>
      <w:r>
        <w:rPr>
          <w:rFonts w:hint="eastAsia"/>
        </w:rPr>
        <w:t xml:space="preserve"> </w:t>
      </w:r>
      <w:ins w:id="389" w:author="mhe" w:date="2014-03-05T21:18:00Z">
        <w:r w:rsidR="00BB339F">
          <w:t>T</w:t>
        </w:r>
        <w:r w:rsidR="00BB339F">
          <w:rPr>
            <w:rFonts w:hint="eastAsia"/>
          </w:rPr>
          <w:t xml:space="preserve">he AVI file can then be reviewed </w:t>
        </w:r>
      </w:ins>
      <w:ins w:id="390" w:author="mhe" w:date="2014-03-05T21:19:00Z">
        <w:r w:rsidR="00BB339F">
          <w:rPr>
            <w:rFonts w:hint="eastAsia"/>
          </w:rPr>
          <w:t xml:space="preserve">(playback) </w:t>
        </w:r>
      </w:ins>
      <w:ins w:id="391" w:author="mhe" w:date="2014-03-05T21:18:00Z">
        <w:r w:rsidR="00BB339F">
          <w:rPr>
            <w:rFonts w:hint="eastAsia"/>
          </w:rPr>
          <w:t>with the processing results saved in these files</w:t>
        </w:r>
      </w:ins>
      <w:r>
        <w:rPr>
          <w:rFonts w:hint="eastAsia"/>
        </w:rPr>
        <w:t>.</w:t>
      </w:r>
    </w:p>
    <w:p w:rsidR="00FF029B" w:rsidRDefault="00FF029B" w:rsidP="00BF4300"/>
    <w:p w:rsidR="00FF029B" w:rsidRDefault="00FF029B" w:rsidP="00FF029B">
      <w:pPr>
        <w:pStyle w:val="ListParagraph"/>
        <w:numPr>
          <w:ilvl w:val="0"/>
          <w:numId w:val="5"/>
        </w:numPr>
        <w:ind w:firstLineChars="0"/>
      </w:pPr>
      <w:r>
        <w:t>Select</w:t>
      </w:r>
      <w:r>
        <w:rPr>
          <w:rFonts w:hint="eastAsia"/>
        </w:rPr>
        <w:t xml:space="preserve"> </w:t>
      </w:r>
      <w:ins w:id="392" w:author="mhe" w:date="2014-03-05T21:22:00Z">
        <w:r w:rsidR="00FD5474">
          <w:rPr>
            <w:rFonts w:hint="eastAsia"/>
          </w:rPr>
          <w:t xml:space="preserve">Diagnostic Method </w:t>
        </w:r>
      </w:ins>
      <w:r>
        <w:t>“</w:t>
      </w:r>
      <w:ins w:id="393" w:author="mhe" w:date="2014-03-05T21:20:00Z">
        <w:r w:rsidR="00CC21BB">
          <w:rPr>
            <w:rFonts w:hint="eastAsia"/>
          </w:rPr>
          <w:t>Review</w:t>
        </w:r>
      </w:ins>
      <w:r>
        <w:t>”</w:t>
      </w:r>
      <w:r>
        <w:rPr>
          <w:rFonts w:hint="eastAsia"/>
        </w:rPr>
        <w:t xml:space="preserve"> </w:t>
      </w:r>
    </w:p>
    <w:p w:rsidR="00FF029B" w:rsidRDefault="00FF029B" w:rsidP="00FF029B">
      <w:pPr>
        <w:pStyle w:val="ListParagraph"/>
        <w:ind w:left="425" w:firstLineChars="0" w:firstLine="0"/>
        <w:rPr>
          <w:noProof/>
        </w:rPr>
      </w:pPr>
    </w:p>
    <w:p w:rsidR="00FF029B" w:rsidRDefault="00FF029B" w:rsidP="00FD5474">
      <w:pPr>
        <w:pStyle w:val="ListParagraph"/>
        <w:ind w:left="425" w:firstLineChars="0" w:firstLine="0"/>
        <w:jc w:val="center"/>
        <w:rPr>
          <w:ins w:id="394" w:author="mhe" w:date="2014-03-05T21:23:00Z"/>
          <w:rFonts w:hint="eastAsia"/>
        </w:rPr>
      </w:pPr>
      <w:r>
        <w:rPr>
          <w:noProof/>
          <w:lang w:val="en-AU"/>
        </w:rPr>
        <w:drawing>
          <wp:inline distT="0" distB="0" distL="0" distR="0">
            <wp:extent cx="2608028" cy="564542"/>
            <wp:effectExtent l="0" t="0" r="190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r="50539" b="88658"/>
                    <a:stretch/>
                  </pic:blipFill>
                  <pic:spPr bwMode="auto">
                    <a:xfrm>
                      <a:off x="0" y="0"/>
                      <a:ext cx="2608727" cy="56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474" w:rsidRDefault="00FD5474" w:rsidP="00FD5474">
      <w:pPr>
        <w:pStyle w:val="ListParagraph"/>
        <w:ind w:left="425" w:firstLineChars="0" w:firstLine="0"/>
        <w:jc w:val="center"/>
      </w:pPr>
    </w:p>
    <w:p w:rsidR="00FF029B" w:rsidRDefault="00FF029B" w:rsidP="00FF029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 xml:space="preserve">Click button </w:t>
      </w:r>
      <w:ins w:id="395" w:author="mhe" w:date="2014-03-05T21:23:00Z">
        <w:r w:rsidR="00FD5474" w:rsidRPr="00FD5474">
          <w:rPr>
            <w:rFonts w:hint="eastAsia"/>
            <w:b/>
          </w:rPr>
          <w:t>[Open</w:t>
        </w:r>
      </w:ins>
      <w:r w:rsidRPr="00FD5474">
        <w:rPr>
          <w:rFonts w:hint="eastAsia"/>
          <w:b/>
        </w:rPr>
        <w:t xml:space="preserve"> </w:t>
      </w:r>
      <w:ins w:id="396" w:author="mhe" w:date="2014-03-05T21:23:00Z">
        <w:r w:rsidR="00FD5474" w:rsidRPr="00FD5474">
          <w:rPr>
            <w:rFonts w:hint="eastAsia"/>
            <w:b/>
          </w:rPr>
          <w:t>F</w:t>
        </w:r>
      </w:ins>
      <w:r w:rsidRPr="00FD5474">
        <w:rPr>
          <w:rFonts w:hint="eastAsia"/>
          <w:b/>
        </w:rPr>
        <w:t>ile</w:t>
      </w:r>
      <w:r w:rsidR="00FD5474" w:rsidRPr="00FD5474">
        <w:rPr>
          <w:rFonts w:hint="eastAsia"/>
          <w:b/>
        </w:rPr>
        <w:t>]</w:t>
      </w:r>
      <w:r w:rsidRPr="00FD5474">
        <w:rPr>
          <w:rFonts w:hint="eastAsia"/>
          <w:b/>
        </w:rPr>
        <w:t xml:space="preserve"> </w:t>
      </w:r>
      <w:r>
        <w:rPr>
          <w:rFonts w:hint="eastAsia"/>
        </w:rPr>
        <w:t>to select a</w:t>
      </w:r>
      <w:ins w:id="397" w:author="John De Blonde" w:date="2014-02-10T18:30:00Z">
        <w:r w:rsidR="00225B88">
          <w:t>n</w:t>
        </w:r>
      </w:ins>
      <w:r>
        <w:rPr>
          <w:rFonts w:hint="eastAsia"/>
        </w:rPr>
        <w:t xml:space="preserve"> </w:t>
      </w:r>
      <w:ins w:id="398" w:author="mhe" w:date="2014-03-05T21:24:00Z">
        <w:r w:rsidR="00FD5474">
          <w:rPr>
            <w:rFonts w:hint="eastAsia"/>
          </w:rPr>
          <w:t>AVI</w:t>
        </w:r>
      </w:ins>
      <w:r>
        <w:rPr>
          <w:rFonts w:hint="eastAsia"/>
        </w:rPr>
        <w:t xml:space="preserve"> file. </w:t>
      </w:r>
      <w:ins w:id="399" w:author="mhe" w:date="2014-03-05T21:24:00Z">
        <w:r w:rsidR="00FD5474">
          <w:rPr>
            <w:rFonts w:hint="eastAsia"/>
          </w:rPr>
          <w:t xml:space="preserve"> </w:t>
        </w:r>
      </w:ins>
      <w:r>
        <w:t>M</w:t>
      </w:r>
      <w:r>
        <w:rPr>
          <w:rFonts w:hint="eastAsia"/>
        </w:rPr>
        <w:t xml:space="preserve">ake sure that there are </w:t>
      </w:r>
      <w:ins w:id="400" w:author="mhe" w:date="2014-03-05T21:24:00Z">
        <w:r w:rsidR="00FD5474">
          <w:rPr>
            <w:rFonts w:hint="eastAsia"/>
          </w:rPr>
          <w:t>CSV</w:t>
        </w:r>
      </w:ins>
      <w:r>
        <w:rPr>
          <w:rFonts w:hint="eastAsia"/>
        </w:rPr>
        <w:t xml:space="preserve"> and </w:t>
      </w:r>
      <w:ins w:id="401" w:author="mhe" w:date="2014-03-05T21:24:00Z">
        <w:r w:rsidR="00FD5474">
          <w:rPr>
            <w:rFonts w:hint="eastAsia"/>
          </w:rPr>
          <w:t>DAT</w:t>
        </w:r>
      </w:ins>
      <w:r>
        <w:rPr>
          <w:rFonts w:hint="eastAsia"/>
        </w:rPr>
        <w:t xml:space="preserve"> files </w:t>
      </w:r>
      <w:ins w:id="402" w:author="mhe" w:date="2014-03-05T21:24:00Z">
        <w:r w:rsidR="00FD5474">
          <w:rPr>
            <w:rFonts w:hint="eastAsia"/>
          </w:rPr>
          <w:t>stored in the same folder</w:t>
        </w:r>
      </w:ins>
      <w:r>
        <w:rPr>
          <w:rFonts w:hint="eastAsia"/>
        </w:rPr>
        <w:t>.</w:t>
      </w:r>
    </w:p>
    <w:p w:rsidR="00FF029B" w:rsidRDefault="00FF029B" w:rsidP="00FF029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 xml:space="preserve">Click button </w:t>
      </w:r>
      <w:ins w:id="403" w:author="mhe" w:date="2014-03-05T21:25:00Z">
        <w:r w:rsidR="00FD5474" w:rsidRPr="00FD5474">
          <w:rPr>
            <w:rFonts w:hint="eastAsia"/>
            <w:b/>
          </w:rPr>
          <w:t>[S</w:t>
        </w:r>
      </w:ins>
      <w:r w:rsidRPr="00FD5474">
        <w:rPr>
          <w:rFonts w:hint="eastAsia"/>
          <w:b/>
        </w:rPr>
        <w:t>tart</w:t>
      </w:r>
      <w:ins w:id="404" w:author="mhe" w:date="2014-03-05T21:25:00Z">
        <w:r w:rsidR="00FD5474" w:rsidRPr="00FD5474">
          <w:rPr>
            <w:rFonts w:hint="eastAsia"/>
            <w:b/>
          </w:rPr>
          <w:t>]</w:t>
        </w:r>
      </w:ins>
      <w:r>
        <w:rPr>
          <w:rFonts w:hint="eastAsia"/>
        </w:rPr>
        <w:t xml:space="preserve"> to </w:t>
      </w:r>
      <w:ins w:id="405" w:author="John De Blonde" w:date="2014-02-10T18:30:00Z">
        <w:r w:rsidR="00225B88">
          <w:t>begin</w:t>
        </w:r>
        <w:r w:rsidR="00225B88">
          <w:rPr>
            <w:rFonts w:hint="eastAsia"/>
          </w:rPr>
          <w:t xml:space="preserve"> </w:t>
        </w:r>
      </w:ins>
      <w:r>
        <w:rPr>
          <w:rFonts w:hint="eastAsia"/>
        </w:rPr>
        <w:t>playback</w:t>
      </w:r>
      <w:ins w:id="406" w:author="mhe" w:date="2014-03-05T21:25:00Z">
        <w:r w:rsidR="00FD5474">
          <w:rPr>
            <w:rFonts w:hint="eastAsia"/>
          </w:rPr>
          <w:t xml:space="preserve"> and review</w:t>
        </w:r>
      </w:ins>
      <w:r>
        <w:rPr>
          <w:rFonts w:hint="eastAsia"/>
        </w:rPr>
        <w:t>.</w:t>
      </w:r>
      <w:r w:rsidR="00FD5474">
        <w:rPr>
          <w:rFonts w:hint="eastAsia"/>
        </w:rPr>
        <w:t xml:space="preserve">  </w:t>
      </w:r>
      <w:r w:rsidR="00FD5474" w:rsidRPr="00FD5474">
        <w:rPr>
          <w:rFonts w:hint="eastAsia"/>
          <w:b/>
        </w:rPr>
        <w:t>[</w:t>
      </w:r>
      <w:r w:rsidR="00FD5474" w:rsidRPr="00FD5474">
        <w:rPr>
          <w:rFonts w:hint="eastAsia"/>
          <w:b/>
        </w:rPr>
        <w:t>Step</w:t>
      </w:r>
      <w:ins w:id="407" w:author="mhe" w:date="2014-03-05T21:26:00Z">
        <w:r w:rsidR="00FD5474" w:rsidRPr="00FD5474">
          <w:rPr>
            <w:rFonts w:hint="eastAsia"/>
            <w:b/>
          </w:rPr>
          <w:t>]</w:t>
        </w:r>
      </w:ins>
      <w:r w:rsidR="00FD5474">
        <w:rPr>
          <w:rFonts w:hint="eastAsia"/>
        </w:rPr>
        <w:t xml:space="preserve"> </w:t>
      </w:r>
      <w:ins w:id="408" w:author="mhe" w:date="2014-03-05T21:27:00Z">
        <w:r w:rsidR="00FD5474">
          <w:rPr>
            <w:rFonts w:hint="eastAsia"/>
          </w:rPr>
          <w:t>button and its associated functions are</w:t>
        </w:r>
      </w:ins>
      <w:r w:rsidR="00FD5474">
        <w:rPr>
          <w:rFonts w:hint="eastAsia"/>
        </w:rPr>
        <w:t xml:space="preserve"> </w:t>
      </w:r>
      <w:r w:rsidR="00FD5474">
        <w:t xml:space="preserve">also </w:t>
      </w:r>
      <w:r w:rsidR="00FD5474">
        <w:rPr>
          <w:rFonts w:hint="eastAsia"/>
        </w:rPr>
        <w:t xml:space="preserve">valid in </w:t>
      </w:r>
      <w:ins w:id="409" w:author="mhe" w:date="2014-03-05T21:27:00Z">
        <w:r w:rsidR="00FD5474">
          <w:t>“</w:t>
        </w:r>
        <w:r w:rsidR="00FD5474">
          <w:rPr>
            <w:rFonts w:hint="eastAsia"/>
          </w:rPr>
          <w:t>Review</w:t>
        </w:r>
        <w:r w:rsidR="00FD5474">
          <w:t>”</w:t>
        </w:r>
      </w:ins>
      <w:r w:rsidR="00FD5474">
        <w:t xml:space="preserve"> mode</w:t>
      </w:r>
      <w:r w:rsidR="00FD5474">
        <w:rPr>
          <w:rFonts w:hint="eastAsia"/>
        </w:rPr>
        <w:t>.</w:t>
      </w:r>
    </w:p>
    <w:p w:rsidR="00FF029B" w:rsidRDefault="00FF029B" w:rsidP="00FF029B">
      <w:pPr>
        <w:pStyle w:val="ListParagraph"/>
        <w:ind w:left="425" w:firstLineChars="0" w:firstLine="0"/>
      </w:pPr>
    </w:p>
    <w:p w:rsidR="002C654A" w:rsidRDefault="002C654A" w:rsidP="001372DA">
      <w:pPr>
        <w:pStyle w:val="ListParagraph"/>
        <w:ind w:left="425" w:firstLineChars="0" w:firstLine="0"/>
        <w:jc w:val="center"/>
      </w:pPr>
      <w:r>
        <w:rPr>
          <w:noProof/>
          <w:lang w:val="en-AU"/>
        </w:rPr>
        <w:lastRenderedPageBreak/>
        <w:drawing>
          <wp:inline distT="0" distB="0" distL="0" distR="0">
            <wp:extent cx="5274310" cy="497885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4A" w:rsidRPr="001372DA" w:rsidRDefault="002C654A" w:rsidP="002C654A">
      <w:pPr>
        <w:pStyle w:val="Heading1"/>
        <w:numPr>
          <w:ilvl w:val="1"/>
          <w:numId w:val="2"/>
        </w:numPr>
        <w:rPr>
          <w:sz w:val="28"/>
        </w:rPr>
      </w:pPr>
      <w:r w:rsidRPr="001372DA">
        <w:rPr>
          <w:rFonts w:hint="eastAsia"/>
          <w:sz w:val="28"/>
        </w:rPr>
        <w:t>CSV file</w:t>
      </w:r>
      <w:ins w:id="410" w:author="mhe" w:date="2014-03-05T21:29:00Z">
        <w:r w:rsidR="001372DA" w:rsidRPr="001372DA">
          <w:rPr>
            <w:sz w:val="28"/>
          </w:rPr>
          <w:t xml:space="preserve"> </w:t>
        </w:r>
        <w:r w:rsidR="001372DA" w:rsidRPr="001372DA">
          <w:rPr>
            <w:sz w:val="28"/>
          </w:rPr>
          <w:t>F</w:t>
        </w:r>
        <w:r w:rsidR="001372DA" w:rsidRPr="001372DA">
          <w:rPr>
            <w:rFonts w:hint="eastAsia"/>
            <w:sz w:val="28"/>
          </w:rPr>
          <w:t>ormat</w:t>
        </w:r>
      </w:ins>
    </w:p>
    <w:p w:rsidR="002C654A" w:rsidRDefault="002C654A" w:rsidP="002C654A">
      <w:pPr>
        <w:rPr>
          <w:noProof/>
        </w:rPr>
      </w:pPr>
      <w:r>
        <w:t>O</w:t>
      </w:r>
      <w:r>
        <w:rPr>
          <w:rFonts w:hint="eastAsia"/>
        </w:rPr>
        <w:t>pen file in Microsoft Excel.</w:t>
      </w:r>
    </w:p>
    <w:p w:rsidR="002C654A" w:rsidRPr="002C654A" w:rsidRDefault="00E802AF" w:rsidP="002C654A">
      <w:r w:rsidRPr="00E267D8">
        <w:rPr>
          <w:noProof/>
          <w:lang w:val="en-GB" w:eastAsia="en-GB"/>
        </w:rPr>
        <w:lastRenderedPageBreak/>
        <w:pict>
          <v:shape id="线形标注 2 39" o:spid="_x0000_s1034" type="#_x0000_t48" style="position:absolute;left:0;text-align:left;margin-left:47.1pt;margin-top:393.05pt;width:165.15pt;height:55.45pt;z-index:251670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" adj="-1641,-87491,-1641,3506,-785,3506" fillcolor="yellow" strokecolor="#622423 [1605]" strokeweight="2pt">
            <v:textbox>
              <w:txbxContent>
                <w:p w:rsidR="00957392" w:rsidRDefault="00957392" w:rsidP="00957392">
                  <w:pPr>
                    <w:jc w:val="center"/>
                  </w:pPr>
                  <w:r>
                    <w:rPr>
                      <w:rFonts w:hint="eastAsia"/>
                    </w:rPr>
                    <w:t xml:space="preserve">Frame index of </w:t>
                  </w:r>
                  <w:ins w:id="411" w:author="John De Blonde" w:date="2014-02-10T18:31:00Z">
                    <w:r w:rsidR="00C37ADE">
                      <w:t xml:space="preserve">the </w:t>
                    </w:r>
                  </w:ins>
                  <w:r>
                    <w:rPr>
                      <w:rFonts w:hint="eastAsia"/>
                    </w:rPr>
                    <w:t>event</w:t>
                  </w:r>
                  <w:ins w:id="412" w:author="John De Blonde" w:date="2014-02-10T18:31:00Z">
                    <w:r w:rsidR="00C37ADE">
                      <w:t xml:space="preserve"> </w:t>
                    </w:r>
                  </w:ins>
                  <w:r>
                    <w:rPr>
                      <w:rFonts w:hint="eastAsia"/>
                    </w:rPr>
                    <w:t>(</w:t>
                  </w:r>
                  <w:ins w:id="413" w:author="John De Blonde" w:date="2014-02-10T18:31:00Z">
                    <w:r w:rsidR="00C37ADE">
                      <w:t xml:space="preserve">in </w:t>
                    </w:r>
                  </w:ins>
                  <w:ins w:id="414" w:author="mhe" w:date="2014-03-05T21:33:00Z">
                    <w:r w:rsidR="00E802AF">
                      <w:rPr>
                        <w:rFonts w:hint="eastAsia"/>
                      </w:rPr>
                      <w:t>pre-recorded video processing</w:t>
                    </w:r>
                    <w:r w:rsidR="00E802AF">
                      <w:rPr>
                        <w:rFonts w:hint="eastAsia"/>
                      </w:rPr>
                      <w:t xml:space="preserve"> </w:t>
                    </w:r>
                    <w:proofErr w:type="spellStart"/>
                    <w:r w:rsidR="00E802AF">
                      <w:rPr>
                        <w:rFonts w:hint="eastAsia"/>
                      </w:rPr>
                      <w:t>methiod</w:t>
                    </w:r>
                    <w:proofErr w:type="spellEnd"/>
                    <w:r w:rsidR="00E802AF">
                      <w:rPr>
                        <w:rFonts w:hint="eastAsia"/>
                      </w:rPr>
                      <w:t xml:space="preserve"> </w:t>
                    </w:r>
                  </w:ins>
                  <w:r>
                    <w:rPr>
                      <w:rFonts w:hint="eastAsia"/>
                    </w:rPr>
                    <w:t>only)</w:t>
                  </w:r>
                </w:p>
              </w:txbxContent>
            </v:textbox>
          </v:shape>
        </w:pict>
      </w:r>
      <w:r w:rsidRPr="00E267D8">
        <w:rPr>
          <w:noProof/>
          <w:lang w:val="en-GB" w:eastAsia="en-GB"/>
        </w:rPr>
        <w:pict>
          <v:shape id="线形标注 2 43" o:spid="_x0000_s1032" type="#_x0000_t48" style="position:absolute;left:0;text-align:left;margin-left:220.65pt;margin-top:326.1pt;width:101.1pt;height:26.4pt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" adj="-3878,-127759,-3878,7364,-1282,7364" fillcolor="yellow" strokecolor="#622423 [1605]" strokeweight="2pt">
            <v:textbox>
              <w:txbxContent>
                <w:p w:rsidR="00957392" w:rsidRPr="00E802AF" w:rsidRDefault="00957392" w:rsidP="00957392">
                  <w:pPr>
                    <w:jc w:val="center"/>
                    <w:rPr>
                      <w:sz w:val="22"/>
                    </w:rPr>
                  </w:pPr>
                  <w:r w:rsidRPr="00E802AF">
                    <w:rPr>
                      <w:sz w:val="22"/>
                    </w:rPr>
                    <w:t>E</w:t>
                  </w:r>
                  <w:r w:rsidRPr="00E802AF">
                    <w:rPr>
                      <w:rFonts w:hint="eastAsia"/>
                      <w:sz w:val="22"/>
                    </w:rPr>
                    <w:t>vent description</w:t>
                  </w:r>
                </w:p>
              </w:txbxContent>
            </v:textbox>
          </v:shape>
        </w:pict>
      </w:r>
      <w:r w:rsidRPr="00E267D8">
        <w:rPr>
          <w:noProof/>
          <w:lang w:val="en-GB" w:eastAsia="en-GB"/>
        </w:rPr>
        <w:pict>
          <v:shape id="线形标注 2 38" o:spid="_x0000_s1035" type="#_x0000_t48" style="position:absolute;left:0;text-align:left;margin-left:342.65pt;margin-top:110.65pt;width:152.1pt;height:73.1pt;z-index:2516684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" adj="-45643,13548,-2961,2659,-852,2659" fillcolor="yellow" strokecolor="#622423 [1605]" strokeweight="2pt">
            <v:textbox>
              <w:txbxContent>
                <w:p w:rsidR="002C654A" w:rsidRPr="00E802AF" w:rsidRDefault="00E802AF" w:rsidP="002C654A">
                  <w:pPr>
                    <w:jc w:val="center"/>
                    <w:rPr>
                      <w:sz w:val="22"/>
                    </w:rPr>
                  </w:pPr>
                  <w:ins w:id="415" w:author="mhe" w:date="2014-03-05T21:30:00Z">
                    <w:r>
                      <w:rPr>
                        <w:rFonts w:hint="eastAsia"/>
                        <w:sz w:val="22"/>
                      </w:rPr>
                      <w:t>1s</w:t>
                    </w:r>
                  </w:ins>
                  <w:ins w:id="416" w:author="mhe" w:date="2014-03-05T21:31:00Z">
                    <w:r>
                      <w:rPr>
                        <w:rFonts w:hint="eastAsia"/>
                        <w:sz w:val="22"/>
                      </w:rPr>
                      <w:t>t</w:t>
                    </w:r>
                  </w:ins>
                  <w:ins w:id="417" w:author="mhe" w:date="2014-03-05T21:30:00Z">
                    <w:r>
                      <w:rPr>
                        <w:rFonts w:hint="eastAsia"/>
                        <w:sz w:val="22"/>
                      </w:rPr>
                      <w:t xml:space="preserve"> </w:t>
                    </w:r>
                  </w:ins>
                  <w:ins w:id="418" w:author="mhe" w:date="2014-03-05T21:31:00Z">
                    <w:r>
                      <w:rPr>
                        <w:rFonts w:hint="eastAsia"/>
                        <w:sz w:val="22"/>
                      </w:rPr>
                      <w:t>row</w:t>
                    </w:r>
                  </w:ins>
                  <w:ins w:id="419" w:author="mhe" w:date="2014-03-05T21:30:00Z">
                    <w:r>
                      <w:rPr>
                        <w:rFonts w:hint="eastAsia"/>
                        <w:sz w:val="22"/>
                      </w:rPr>
                      <w:t xml:space="preserve"> shows</w:t>
                    </w:r>
                  </w:ins>
                  <w:ins w:id="420" w:author="mhe" w:date="2014-03-05T21:31:00Z">
                    <w:r>
                      <w:rPr>
                        <w:rFonts w:hint="eastAsia"/>
                        <w:sz w:val="22"/>
                      </w:rPr>
                      <w:t xml:space="preserve"> the</w:t>
                    </w:r>
                  </w:ins>
                  <w:r w:rsidR="002C654A" w:rsidRPr="00E802AF">
                    <w:rPr>
                      <w:rFonts w:hint="eastAsia"/>
                      <w:sz w:val="22"/>
                    </w:rPr>
                    <w:t xml:space="preserve"> </w:t>
                  </w:r>
                  <w:proofErr w:type="spellStart"/>
                  <w:ins w:id="421" w:author="mhe" w:date="2014-03-05T21:31:00Z">
                    <w:r>
                      <w:rPr>
                        <w:rFonts w:hint="eastAsia"/>
                        <w:sz w:val="22"/>
                      </w:rPr>
                      <w:t>SmokeTrace</w:t>
                    </w:r>
                    <w:proofErr w:type="spellEnd"/>
                    <w:r>
                      <w:rPr>
                        <w:rFonts w:hint="eastAsia"/>
                        <w:sz w:val="22"/>
                      </w:rPr>
                      <w:t xml:space="preserve"> </w:t>
                    </w:r>
                  </w:ins>
                  <w:r w:rsidR="002C654A" w:rsidRPr="00E802AF">
                    <w:rPr>
                      <w:sz w:val="22"/>
                    </w:rPr>
                    <w:t>configuration</w:t>
                  </w:r>
                  <w:r w:rsidR="002C654A" w:rsidRPr="00E802AF">
                    <w:rPr>
                      <w:rFonts w:hint="eastAsia"/>
                      <w:sz w:val="22"/>
                    </w:rPr>
                    <w:t xml:space="preserve"> </w:t>
                  </w:r>
                  <w:ins w:id="422" w:author="mhe" w:date="2014-03-05T21:32:00Z">
                    <w:r>
                      <w:rPr>
                        <w:rFonts w:hint="eastAsia"/>
                        <w:sz w:val="22"/>
                      </w:rPr>
                      <w:t xml:space="preserve">parameters </w:t>
                    </w:r>
                  </w:ins>
                  <w:r w:rsidR="002C654A" w:rsidRPr="00E802AF">
                    <w:rPr>
                      <w:rFonts w:hint="eastAsia"/>
                      <w:sz w:val="22"/>
                    </w:rPr>
                    <w:t xml:space="preserve">used for </w:t>
                  </w:r>
                  <w:ins w:id="423" w:author="mhe" w:date="2014-03-05T21:31:00Z">
                    <w:r>
                      <w:rPr>
                        <w:rFonts w:hint="eastAsia"/>
                        <w:sz w:val="22"/>
                      </w:rPr>
                      <w:t>processing</w:t>
                    </w:r>
                  </w:ins>
                </w:p>
              </w:txbxContent>
            </v:textbox>
            <o:callout v:ext="edit" minusy="t"/>
          </v:shape>
        </w:pict>
      </w:r>
      <w:r w:rsidR="00E267D8" w:rsidRPr="00E267D8">
        <w:rPr>
          <w:noProof/>
          <w:lang w:val="en-GB" w:eastAsia="en-GB"/>
        </w:rPr>
        <w:pict>
          <v:shape id="线形标注 2 40" o:spid="_x0000_s1033" type="#_x0000_t48" style="position:absolute;left:0;text-align:left;margin-left:107.2pt;margin-top:326.05pt;width:93.9pt;height:51.3pt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" adj="-4178,-65744,-4397,-11804,-733,-340" fillcolor="yellow" strokecolor="#622423 [1605]" strokeweight="2pt">
            <v:textbox>
              <w:txbxContent>
                <w:p w:rsidR="00957392" w:rsidRPr="00E802AF" w:rsidRDefault="00957392" w:rsidP="00957392">
                  <w:pPr>
                    <w:jc w:val="center"/>
                    <w:rPr>
                      <w:sz w:val="22"/>
                    </w:rPr>
                  </w:pPr>
                  <w:r w:rsidRPr="00E802AF">
                    <w:rPr>
                      <w:sz w:val="22"/>
                    </w:rPr>
                    <w:t>T</w:t>
                  </w:r>
                  <w:r w:rsidRPr="00E802AF">
                    <w:rPr>
                      <w:rFonts w:hint="eastAsia"/>
                      <w:sz w:val="22"/>
                    </w:rPr>
                    <w:t xml:space="preserve">ime stamp of </w:t>
                  </w:r>
                  <w:ins w:id="424" w:author="John De Blonde" w:date="2014-02-10T18:31:00Z">
                    <w:r w:rsidR="00225B88" w:rsidRPr="00E802AF">
                      <w:rPr>
                        <w:sz w:val="22"/>
                      </w:rPr>
                      <w:t xml:space="preserve">the </w:t>
                    </w:r>
                  </w:ins>
                  <w:r w:rsidRPr="00E802AF">
                    <w:rPr>
                      <w:rFonts w:hint="eastAsia"/>
                      <w:sz w:val="22"/>
                    </w:rPr>
                    <w:t>event</w:t>
                  </w:r>
                  <w:ins w:id="425" w:author="mhe" w:date="2014-03-05T21:30:00Z">
                    <w:r w:rsidR="00E802AF" w:rsidRPr="00E802AF">
                      <w:rPr>
                        <w:rFonts w:hint="eastAsia"/>
                        <w:sz w:val="22"/>
                      </w:rPr>
                      <w:t xml:space="preserve"> in seconds</w:t>
                    </w:r>
                  </w:ins>
                </w:p>
              </w:txbxContent>
            </v:textbox>
          </v:shape>
        </w:pict>
      </w:r>
      <w:r w:rsidR="002C654A">
        <w:rPr>
          <w:noProof/>
          <w:lang w:val="en-AU"/>
        </w:rPr>
        <w:drawing>
          <wp:inline distT="0" distB="0" distL="0" distR="0">
            <wp:extent cx="4667415" cy="368207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r="72855" b="61930"/>
                    <a:stretch/>
                  </pic:blipFill>
                  <pic:spPr bwMode="auto">
                    <a:xfrm>
                      <a:off x="0" y="0"/>
                      <a:ext cx="4668932" cy="368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654A" w:rsidRPr="002C654A" w:rsidSect="005D7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B4982"/>
    <w:multiLevelType w:val="hybridMultilevel"/>
    <w:tmpl w:val="701EA7D4"/>
    <w:lvl w:ilvl="0" w:tplc="0C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FB160D"/>
    <w:multiLevelType w:val="hybridMultilevel"/>
    <w:tmpl w:val="4F82C6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46F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E03E40"/>
    <w:multiLevelType w:val="hybridMultilevel"/>
    <w:tmpl w:val="0BF04902"/>
    <w:lvl w:ilvl="0" w:tplc="277C1886">
      <w:start w:val="1"/>
      <w:numFmt w:val="lowerLetter"/>
      <w:lvlText w:val="%1) "/>
      <w:lvlJc w:val="left"/>
      <w:pPr>
        <w:ind w:left="720" w:hanging="360"/>
      </w:pPr>
      <w:rPr>
        <w:rFonts w:ascii="Calibri" w:eastAsiaTheme="majorEastAsia" w:hAnsi="Calibri" w:hint="default"/>
        <w:b w:val="0"/>
        <w:i w:val="0"/>
        <w:caps/>
        <w:strike w:val="0"/>
        <w:dstrike w:val="0"/>
        <w:outline w:val="0"/>
        <w:shadow w:val="0"/>
        <w:emboss w:val="0"/>
        <w:imprint w:val="0"/>
        <w:vanish w:val="0"/>
        <w:sz w:val="22"/>
        <w:vertAlign w:val="baseli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76618"/>
    <w:multiLevelType w:val="hybridMultilevel"/>
    <w:tmpl w:val="4F82C6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8E1693"/>
    <w:multiLevelType w:val="hybridMultilevel"/>
    <w:tmpl w:val="4F3C3C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798556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58C679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5DAF4A0A"/>
    <w:multiLevelType w:val="hybridMultilevel"/>
    <w:tmpl w:val="670EF8B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FA273E"/>
    <w:multiLevelType w:val="hybridMultilevel"/>
    <w:tmpl w:val="70C6B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7E92846"/>
    <w:multiLevelType w:val="hybridMultilevel"/>
    <w:tmpl w:val="F2C4F4F4"/>
    <w:lvl w:ilvl="0" w:tplc="42FC21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C50A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0"/>
  </w:num>
  <w:num w:numId="9">
    <w:abstractNumId w:val="8"/>
  </w:num>
  <w:num w:numId="10">
    <w:abstractNumId w:val="1"/>
  </w:num>
  <w:num w:numId="11">
    <w:abstractNumId w:val="4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A01B7"/>
    <w:rsid w:val="00010E13"/>
    <w:rsid w:val="0001112E"/>
    <w:rsid w:val="00011CF1"/>
    <w:rsid w:val="000135C4"/>
    <w:rsid w:val="000154FA"/>
    <w:rsid w:val="0002024F"/>
    <w:rsid w:val="00023A21"/>
    <w:rsid w:val="00027BFF"/>
    <w:rsid w:val="00031A90"/>
    <w:rsid w:val="000323E9"/>
    <w:rsid w:val="00035DFA"/>
    <w:rsid w:val="00044D1E"/>
    <w:rsid w:val="00053529"/>
    <w:rsid w:val="00053952"/>
    <w:rsid w:val="0005716B"/>
    <w:rsid w:val="00067BED"/>
    <w:rsid w:val="00071DA7"/>
    <w:rsid w:val="00071EC5"/>
    <w:rsid w:val="000849AC"/>
    <w:rsid w:val="000853A0"/>
    <w:rsid w:val="000A0F2E"/>
    <w:rsid w:val="000A5D2C"/>
    <w:rsid w:val="000B19B6"/>
    <w:rsid w:val="000B4728"/>
    <w:rsid w:val="000B5596"/>
    <w:rsid w:val="000B5D30"/>
    <w:rsid w:val="000C2121"/>
    <w:rsid w:val="000C400A"/>
    <w:rsid w:val="000C449A"/>
    <w:rsid w:val="000C5532"/>
    <w:rsid w:val="000E0961"/>
    <w:rsid w:val="000E1935"/>
    <w:rsid w:val="000E276C"/>
    <w:rsid w:val="000F60DC"/>
    <w:rsid w:val="00102E44"/>
    <w:rsid w:val="0010498E"/>
    <w:rsid w:val="00104F15"/>
    <w:rsid w:val="001052F8"/>
    <w:rsid w:val="00105498"/>
    <w:rsid w:val="001077DF"/>
    <w:rsid w:val="001100D1"/>
    <w:rsid w:val="00111F28"/>
    <w:rsid w:val="00124BDE"/>
    <w:rsid w:val="00127A56"/>
    <w:rsid w:val="00127E66"/>
    <w:rsid w:val="00131A44"/>
    <w:rsid w:val="001324CF"/>
    <w:rsid w:val="00136693"/>
    <w:rsid w:val="001372DA"/>
    <w:rsid w:val="0014089F"/>
    <w:rsid w:val="00142FAD"/>
    <w:rsid w:val="00146767"/>
    <w:rsid w:val="0014697D"/>
    <w:rsid w:val="00176DEB"/>
    <w:rsid w:val="00180394"/>
    <w:rsid w:val="00180ADF"/>
    <w:rsid w:val="0018204D"/>
    <w:rsid w:val="00185A14"/>
    <w:rsid w:val="001871AD"/>
    <w:rsid w:val="00191F2D"/>
    <w:rsid w:val="001931BF"/>
    <w:rsid w:val="001A0170"/>
    <w:rsid w:val="001A41BB"/>
    <w:rsid w:val="001A52F2"/>
    <w:rsid w:val="001B00F5"/>
    <w:rsid w:val="001B04EF"/>
    <w:rsid w:val="001B43B9"/>
    <w:rsid w:val="001B52CB"/>
    <w:rsid w:val="001D032E"/>
    <w:rsid w:val="001D3791"/>
    <w:rsid w:val="001D61DE"/>
    <w:rsid w:val="001D6BE2"/>
    <w:rsid w:val="001F2EF2"/>
    <w:rsid w:val="00203D4E"/>
    <w:rsid w:val="002225DB"/>
    <w:rsid w:val="00225822"/>
    <w:rsid w:val="00225B88"/>
    <w:rsid w:val="00232727"/>
    <w:rsid w:val="00233F9B"/>
    <w:rsid w:val="002414A6"/>
    <w:rsid w:val="00244CDE"/>
    <w:rsid w:val="0025024B"/>
    <w:rsid w:val="002621FC"/>
    <w:rsid w:val="00263674"/>
    <w:rsid w:val="002636BA"/>
    <w:rsid w:val="00265B38"/>
    <w:rsid w:val="00272394"/>
    <w:rsid w:val="00273CBD"/>
    <w:rsid w:val="002742F5"/>
    <w:rsid w:val="0028353C"/>
    <w:rsid w:val="00283932"/>
    <w:rsid w:val="002872A9"/>
    <w:rsid w:val="002A56AB"/>
    <w:rsid w:val="002B1BA5"/>
    <w:rsid w:val="002B349C"/>
    <w:rsid w:val="002B4056"/>
    <w:rsid w:val="002B5B2D"/>
    <w:rsid w:val="002B6608"/>
    <w:rsid w:val="002C1501"/>
    <w:rsid w:val="002C3C23"/>
    <w:rsid w:val="002C564E"/>
    <w:rsid w:val="002C604E"/>
    <w:rsid w:val="002C654A"/>
    <w:rsid w:val="002D109B"/>
    <w:rsid w:val="002D417B"/>
    <w:rsid w:val="002D7B97"/>
    <w:rsid w:val="002E709F"/>
    <w:rsid w:val="002F4938"/>
    <w:rsid w:val="002F6E96"/>
    <w:rsid w:val="003030C6"/>
    <w:rsid w:val="00303A9D"/>
    <w:rsid w:val="003102F8"/>
    <w:rsid w:val="003154AD"/>
    <w:rsid w:val="003237E0"/>
    <w:rsid w:val="003376E9"/>
    <w:rsid w:val="003379AB"/>
    <w:rsid w:val="00352600"/>
    <w:rsid w:val="00372110"/>
    <w:rsid w:val="00373765"/>
    <w:rsid w:val="0037468E"/>
    <w:rsid w:val="00382F1D"/>
    <w:rsid w:val="003832C1"/>
    <w:rsid w:val="00383FE8"/>
    <w:rsid w:val="0038617E"/>
    <w:rsid w:val="0039193D"/>
    <w:rsid w:val="00392083"/>
    <w:rsid w:val="00393D16"/>
    <w:rsid w:val="003A01B7"/>
    <w:rsid w:val="003A3374"/>
    <w:rsid w:val="003B1AAA"/>
    <w:rsid w:val="003B3F18"/>
    <w:rsid w:val="003B5508"/>
    <w:rsid w:val="003C1BDE"/>
    <w:rsid w:val="003C2859"/>
    <w:rsid w:val="003C28D3"/>
    <w:rsid w:val="003D0484"/>
    <w:rsid w:val="003D4A3D"/>
    <w:rsid w:val="003D7985"/>
    <w:rsid w:val="003F05B8"/>
    <w:rsid w:val="003F0ECA"/>
    <w:rsid w:val="003F18E5"/>
    <w:rsid w:val="003F1AE8"/>
    <w:rsid w:val="003F4E71"/>
    <w:rsid w:val="004018C4"/>
    <w:rsid w:val="0040292F"/>
    <w:rsid w:val="0041006B"/>
    <w:rsid w:val="00410D54"/>
    <w:rsid w:val="00411CE0"/>
    <w:rsid w:val="00414507"/>
    <w:rsid w:val="004156CC"/>
    <w:rsid w:val="0042114B"/>
    <w:rsid w:val="004220EB"/>
    <w:rsid w:val="00423DAA"/>
    <w:rsid w:val="00432286"/>
    <w:rsid w:val="00432C21"/>
    <w:rsid w:val="00444EAB"/>
    <w:rsid w:val="00445D0A"/>
    <w:rsid w:val="004464EF"/>
    <w:rsid w:val="004673D7"/>
    <w:rsid w:val="00471C56"/>
    <w:rsid w:val="00482156"/>
    <w:rsid w:val="00485C9B"/>
    <w:rsid w:val="00486D9D"/>
    <w:rsid w:val="00491242"/>
    <w:rsid w:val="004A43B1"/>
    <w:rsid w:val="004A5131"/>
    <w:rsid w:val="004A51BD"/>
    <w:rsid w:val="004B2CE0"/>
    <w:rsid w:val="004C78DB"/>
    <w:rsid w:val="004D07A3"/>
    <w:rsid w:val="004D125B"/>
    <w:rsid w:val="004D2302"/>
    <w:rsid w:val="004D6F13"/>
    <w:rsid w:val="004E0490"/>
    <w:rsid w:val="004E2B13"/>
    <w:rsid w:val="004E6C00"/>
    <w:rsid w:val="004F2C71"/>
    <w:rsid w:val="00513975"/>
    <w:rsid w:val="00514BD7"/>
    <w:rsid w:val="005201FB"/>
    <w:rsid w:val="00521172"/>
    <w:rsid w:val="00522E1A"/>
    <w:rsid w:val="005332E4"/>
    <w:rsid w:val="00533F27"/>
    <w:rsid w:val="0053546E"/>
    <w:rsid w:val="005378C5"/>
    <w:rsid w:val="00541472"/>
    <w:rsid w:val="00545D62"/>
    <w:rsid w:val="005535EF"/>
    <w:rsid w:val="005570BA"/>
    <w:rsid w:val="005579C0"/>
    <w:rsid w:val="005746C6"/>
    <w:rsid w:val="00577948"/>
    <w:rsid w:val="00583B13"/>
    <w:rsid w:val="005977B1"/>
    <w:rsid w:val="005A1EE1"/>
    <w:rsid w:val="005A501A"/>
    <w:rsid w:val="005B23FA"/>
    <w:rsid w:val="005B58D4"/>
    <w:rsid w:val="005B6949"/>
    <w:rsid w:val="005B6CE6"/>
    <w:rsid w:val="005B7D6D"/>
    <w:rsid w:val="005C07B2"/>
    <w:rsid w:val="005C6510"/>
    <w:rsid w:val="005C77E0"/>
    <w:rsid w:val="005D78E1"/>
    <w:rsid w:val="005E1E3D"/>
    <w:rsid w:val="005E315B"/>
    <w:rsid w:val="005E4749"/>
    <w:rsid w:val="00604FEA"/>
    <w:rsid w:val="006055C3"/>
    <w:rsid w:val="00612EB5"/>
    <w:rsid w:val="00616FAA"/>
    <w:rsid w:val="006219E7"/>
    <w:rsid w:val="00623211"/>
    <w:rsid w:val="00623F08"/>
    <w:rsid w:val="006247DA"/>
    <w:rsid w:val="00627C93"/>
    <w:rsid w:val="00630D90"/>
    <w:rsid w:val="006368A0"/>
    <w:rsid w:val="0063735D"/>
    <w:rsid w:val="0064377C"/>
    <w:rsid w:val="00646D43"/>
    <w:rsid w:val="00650B2E"/>
    <w:rsid w:val="00653635"/>
    <w:rsid w:val="006546B2"/>
    <w:rsid w:val="00655C07"/>
    <w:rsid w:val="00667909"/>
    <w:rsid w:val="0067318A"/>
    <w:rsid w:val="0067373F"/>
    <w:rsid w:val="006829BD"/>
    <w:rsid w:val="006869A5"/>
    <w:rsid w:val="00687A40"/>
    <w:rsid w:val="006908CB"/>
    <w:rsid w:val="0069386E"/>
    <w:rsid w:val="006A6A14"/>
    <w:rsid w:val="006B71C9"/>
    <w:rsid w:val="006C70AB"/>
    <w:rsid w:val="006D0E9A"/>
    <w:rsid w:val="006D4035"/>
    <w:rsid w:val="006D6D25"/>
    <w:rsid w:val="006E3D81"/>
    <w:rsid w:val="006E5D9F"/>
    <w:rsid w:val="006F38F1"/>
    <w:rsid w:val="006F6C5B"/>
    <w:rsid w:val="006F7C6B"/>
    <w:rsid w:val="0070266D"/>
    <w:rsid w:val="007120A5"/>
    <w:rsid w:val="007121F3"/>
    <w:rsid w:val="00716072"/>
    <w:rsid w:val="007201E6"/>
    <w:rsid w:val="00720830"/>
    <w:rsid w:val="00720F32"/>
    <w:rsid w:val="007311A0"/>
    <w:rsid w:val="00731B0B"/>
    <w:rsid w:val="007345D3"/>
    <w:rsid w:val="00735657"/>
    <w:rsid w:val="00737C15"/>
    <w:rsid w:val="00741BA6"/>
    <w:rsid w:val="007471BE"/>
    <w:rsid w:val="00751EFA"/>
    <w:rsid w:val="00754CC2"/>
    <w:rsid w:val="00774F6B"/>
    <w:rsid w:val="007945BD"/>
    <w:rsid w:val="007959CE"/>
    <w:rsid w:val="007A04B7"/>
    <w:rsid w:val="007A42B2"/>
    <w:rsid w:val="007B09E4"/>
    <w:rsid w:val="007B7683"/>
    <w:rsid w:val="007C0355"/>
    <w:rsid w:val="007C0B67"/>
    <w:rsid w:val="007C0DF1"/>
    <w:rsid w:val="007C7913"/>
    <w:rsid w:val="007E03FA"/>
    <w:rsid w:val="007E0C67"/>
    <w:rsid w:val="007E3420"/>
    <w:rsid w:val="00813C2A"/>
    <w:rsid w:val="0082696D"/>
    <w:rsid w:val="0083128B"/>
    <w:rsid w:val="00832C67"/>
    <w:rsid w:val="00837425"/>
    <w:rsid w:val="00844E38"/>
    <w:rsid w:val="0084703F"/>
    <w:rsid w:val="00852529"/>
    <w:rsid w:val="0085259C"/>
    <w:rsid w:val="00854972"/>
    <w:rsid w:val="00854FDC"/>
    <w:rsid w:val="00855EA7"/>
    <w:rsid w:val="00861EB4"/>
    <w:rsid w:val="008654DC"/>
    <w:rsid w:val="00865CF5"/>
    <w:rsid w:val="008677EF"/>
    <w:rsid w:val="00870407"/>
    <w:rsid w:val="0087557D"/>
    <w:rsid w:val="008820C4"/>
    <w:rsid w:val="00882991"/>
    <w:rsid w:val="008930B0"/>
    <w:rsid w:val="00893660"/>
    <w:rsid w:val="008961A1"/>
    <w:rsid w:val="00896544"/>
    <w:rsid w:val="00896975"/>
    <w:rsid w:val="008A0EE6"/>
    <w:rsid w:val="008A6FEA"/>
    <w:rsid w:val="008A7ABF"/>
    <w:rsid w:val="008B5A45"/>
    <w:rsid w:val="008B6291"/>
    <w:rsid w:val="008B633C"/>
    <w:rsid w:val="008C1C7E"/>
    <w:rsid w:val="008D244E"/>
    <w:rsid w:val="008D41C5"/>
    <w:rsid w:val="008E3248"/>
    <w:rsid w:val="008E36E5"/>
    <w:rsid w:val="008E509A"/>
    <w:rsid w:val="008E5F44"/>
    <w:rsid w:val="008F60EF"/>
    <w:rsid w:val="00901008"/>
    <w:rsid w:val="009032C4"/>
    <w:rsid w:val="009038B3"/>
    <w:rsid w:val="0090547C"/>
    <w:rsid w:val="00906B0B"/>
    <w:rsid w:val="0091149E"/>
    <w:rsid w:val="00912BFF"/>
    <w:rsid w:val="00913570"/>
    <w:rsid w:val="009144E8"/>
    <w:rsid w:val="00917AD0"/>
    <w:rsid w:val="00920D89"/>
    <w:rsid w:val="00921683"/>
    <w:rsid w:val="00935748"/>
    <w:rsid w:val="009442AA"/>
    <w:rsid w:val="00946A64"/>
    <w:rsid w:val="00952123"/>
    <w:rsid w:val="009545DF"/>
    <w:rsid w:val="009549AE"/>
    <w:rsid w:val="00957392"/>
    <w:rsid w:val="00957415"/>
    <w:rsid w:val="00957706"/>
    <w:rsid w:val="00961953"/>
    <w:rsid w:val="009717FE"/>
    <w:rsid w:val="00972793"/>
    <w:rsid w:val="00976798"/>
    <w:rsid w:val="00976BE4"/>
    <w:rsid w:val="0097767A"/>
    <w:rsid w:val="00977E63"/>
    <w:rsid w:val="009808F0"/>
    <w:rsid w:val="00981458"/>
    <w:rsid w:val="009844F7"/>
    <w:rsid w:val="00990109"/>
    <w:rsid w:val="00992231"/>
    <w:rsid w:val="00994319"/>
    <w:rsid w:val="0099435F"/>
    <w:rsid w:val="009A1A5D"/>
    <w:rsid w:val="009A2E63"/>
    <w:rsid w:val="009A72D2"/>
    <w:rsid w:val="009C014D"/>
    <w:rsid w:val="009C2258"/>
    <w:rsid w:val="009D3FC9"/>
    <w:rsid w:val="009E5671"/>
    <w:rsid w:val="009F0269"/>
    <w:rsid w:val="009F2C51"/>
    <w:rsid w:val="009F42A3"/>
    <w:rsid w:val="009F5B9C"/>
    <w:rsid w:val="00A06061"/>
    <w:rsid w:val="00A06A35"/>
    <w:rsid w:val="00A079A3"/>
    <w:rsid w:val="00A07E9B"/>
    <w:rsid w:val="00A11481"/>
    <w:rsid w:val="00A124F0"/>
    <w:rsid w:val="00A1725B"/>
    <w:rsid w:val="00A175D8"/>
    <w:rsid w:val="00A17D72"/>
    <w:rsid w:val="00A23BE1"/>
    <w:rsid w:val="00A24D78"/>
    <w:rsid w:val="00A2731A"/>
    <w:rsid w:val="00A31761"/>
    <w:rsid w:val="00A37A14"/>
    <w:rsid w:val="00A506B4"/>
    <w:rsid w:val="00A6060E"/>
    <w:rsid w:val="00A65DCE"/>
    <w:rsid w:val="00A74490"/>
    <w:rsid w:val="00A76FF8"/>
    <w:rsid w:val="00A77B11"/>
    <w:rsid w:val="00A816E0"/>
    <w:rsid w:val="00A817AD"/>
    <w:rsid w:val="00A83ADC"/>
    <w:rsid w:val="00A868FD"/>
    <w:rsid w:val="00A92B24"/>
    <w:rsid w:val="00A94744"/>
    <w:rsid w:val="00AA30DF"/>
    <w:rsid w:val="00AA45F9"/>
    <w:rsid w:val="00AA5AC6"/>
    <w:rsid w:val="00AA7FCD"/>
    <w:rsid w:val="00AB14DF"/>
    <w:rsid w:val="00AB5C9F"/>
    <w:rsid w:val="00AC22C9"/>
    <w:rsid w:val="00AC33E7"/>
    <w:rsid w:val="00AC508F"/>
    <w:rsid w:val="00AC5843"/>
    <w:rsid w:val="00AD22FE"/>
    <w:rsid w:val="00AD7F0E"/>
    <w:rsid w:val="00AD7F47"/>
    <w:rsid w:val="00AE2ED5"/>
    <w:rsid w:val="00AF16B0"/>
    <w:rsid w:val="00AF65BB"/>
    <w:rsid w:val="00B04EAE"/>
    <w:rsid w:val="00B1019D"/>
    <w:rsid w:val="00B101FC"/>
    <w:rsid w:val="00B12B57"/>
    <w:rsid w:val="00B13885"/>
    <w:rsid w:val="00B2016B"/>
    <w:rsid w:val="00B2144C"/>
    <w:rsid w:val="00B275E5"/>
    <w:rsid w:val="00B305BF"/>
    <w:rsid w:val="00B33718"/>
    <w:rsid w:val="00B34755"/>
    <w:rsid w:val="00B35B32"/>
    <w:rsid w:val="00B434AF"/>
    <w:rsid w:val="00B43668"/>
    <w:rsid w:val="00B44859"/>
    <w:rsid w:val="00B50A36"/>
    <w:rsid w:val="00B64CB6"/>
    <w:rsid w:val="00B67274"/>
    <w:rsid w:val="00B838F9"/>
    <w:rsid w:val="00B84400"/>
    <w:rsid w:val="00B866C8"/>
    <w:rsid w:val="00BA7DD3"/>
    <w:rsid w:val="00BB339F"/>
    <w:rsid w:val="00BB56C1"/>
    <w:rsid w:val="00BB614E"/>
    <w:rsid w:val="00BB7BA8"/>
    <w:rsid w:val="00BC1119"/>
    <w:rsid w:val="00BD06FC"/>
    <w:rsid w:val="00BD1AEE"/>
    <w:rsid w:val="00BD2276"/>
    <w:rsid w:val="00BD27BB"/>
    <w:rsid w:val="00BD6357"/>
    <w:rsid w:val="00BE35D1"/>
    <w:rsid w:val="00BE3655"/>
    <w:rsid w:val="00BE4814"/>
    <w:rsid w:val="00BE4CC4"/>
    <w:rsid w:val="00BE5955"/>
    <w:rsid w:val="00BF4300"/>
    <w:rsid w:val="00BF5AFC"/>
    <w:rsid w:val="00C00C0A"/>
    <w:rsid w:val="00C024A1"/>
    <w:rsid w:val="00C051FE"/>
    <w:rsid w:val="00C126CF"/>
    <w:rsid w:val="00C12725"/>
    <w:rsid w:val="00C154F3"/>
    <w:rsid w:val="00C1689A"/>
    <w:rsid w:val="00C17802"/>
    <w:rsid w:val="00C2400A"/>
    <w:rsid w:val="00C35C1B"/>
    <w:rsid w:val="00C37ADE"/>
    <w:rsid w:val="00C4235F"/>
    <w:rsid w:val="00C545E9"/>
    <w:rsid w:val="00C61615"/>
    <w:rsid w:val="00C64C84"/>
    <w:rsid w:val="00C714E2"/>
    <w:rsid w:val="00C730F3"/>
    <w:rsid w:val="00C842AE"/>
    <w:rsid w:val="00C84F60"/>
    <w:rsid w:val="00C95539"/>
    <w:rsid w:val="00CA14C1"/>
    <w:rsid w:val="00CA7B6A"/>
    <w:rsid w:val="00CB33FE"/>
    <w:rsid w:val="00CB495D"/>
    <w:rsid w:val="00CB74D0"/>
    <w:rsid w:val="00CC158F"/>
    <w:rsid w:val="00CC21BB"/>
    <w:rsid w:val="00CC2748"/>
    <w:rsid w:val="00CC3EB8"/>
    <w:rsid w:val="00CD13A1"/>
    <w:rsid w:val="00CD22BA"/>
    <w:rsid w:val="00CD6F1F"/>
    <w:rsid w:val="00CE05C9"/>
    <w:rsid w:val="00CE2362"/>
    <w:rsid w:val="00CF26CA"/>
    <w:rsid w:val="00D101E3"/>
    <w:rsid w:val="00D102C8"/>
    <w:rsid w:val="00D154DE"/>
    <w:rsid w:val="00D157B2"/>
    <w:rsid w:val="00D17255"/>
    <w:rsid w:val="00D235CB"/>
    <w:rsid w:val="00D24C8F"/>
    <w:rsid w:val="00D25F97"/>
    <w:rsid w:val="00D31B4D"/>
    <w:rsid w:val="00D33670"/>
    <w:rsid w:val="00D3423C"/>
    <w:rsid w:val="00D415B0"/>
    <w:rsid w:val="00D43AD9"/>
    <w:rsid w:val="00D50A0C"/>
    <w:rsid w:val="00D553CC"/>
    <w:rsid w:val="00D61264"/>
    <w:rsid w:val="00D61FA3"/>
    <w:rsid w:val="00D63C0C"/>
    <w:rsid w:val="00D63F97"/>
    <w:rsid w:val="00D6657E"/>
    <w:rsid w:val="00D67022"/>
    <w:rsid w:val="00D75456"/>
    <w:rsid w:val="00D811D5"/>
    <w:rsid w:val="00D82234"/>
    <w:rsid w:val="00D90FDB"/>
    <w:rsid w:val="00D92CE0"/>
    <w:rsid w:val="00D96583"/>
    <w:rsid w:val="00DA77A0"/>
    <w:rsid w:val="00DB258F"/>
    <w:rsid w:val="00DB581F"/>
    <w:rsid w:val="00DB5D12"/>
    <w:rsid w:val="00DB7B97"/>
    <w:rsid w:val="00DC12CF"/>
    <w:rsid w:val="00DC3523"/>
    <w:rsid w:val="00DD5B44"/>
    <w:rsid w:val="00DE01B2"/>
    <w:rsid w:val="00DE155B"/>
    <w:rsid w:val="00DE40F9"/>
    <w:rsid w:val="00DE4341"/>
    <w:rsid w:val="00DE4407"/>
    <w:rsid w:val="00DF12E9"/>
    <w:rsid w:val="00DF5667"/>
    <w:rsid w:val="00E04FAF"/>
    <w:rsid w:val="00E06374"/>
    <w:rsid w:val="00E06BC6"/>
    <w:rsid w:val="00E06D9C"/>
    <w:rsid w:val="00E2061C"/>
    <w:rsid w:val="00E216CB"/>
    <w:rsid w:val="00E267D8"/>
    <w:rsid w:val="00E27FCE"/>
    <w:rsid w:val="00E31A31"/>
    <w:rsid w:val="00E37401"/>
    <w:rsid w:val="00E42424"/>
    <w:rsid w:val="00E43915"/>
    <w:rsid w:val="00E46E73"/>
    <w:rsid w:val="00E55E83"/>
    <w:rsid w:val="00E57ABF"/>
    <w:rsid w:val="00E6095A"/>
    <w:rsid w:val="00E67B7A"/>
    <w:rsid w:val="00E76D0E"/>
    <w:rsid w:val="00E7739A"/>
    <w:rsid w:val="00E802AF"/>
    <w:rsid w:val="00E902F9"/>
    <w:rsid w:val="00E94C2F"/>
    <w:rsid w:val="00EA0A0F"/>
    <w:rsid w:val="00EA2C61"/>
    <w:rsid w:val="00EA45B4"/>
    <w:rsid w:val="00EB27D2"/>
    <w:rsid w:val="00EB2ED0"/>
    <w:rsid w:val="00EB7DF5"/>
    <w:rsid w:val="00ED5055"/>
    <w:rsid w:val="00EE0E0C"/>
    <w:rsid w:val="00EE4540"/>
    <w:rsid w:val="00EE6896"/>
    <w:rsid w:val="00EF23C5"/>
    <w:rsid w:val="00EF39F7"/>
    <w:rsid w:val="00EF5E1E"/>
    <w:rsid w:val="00F0012F"/>
    <w:rsid w:val="00F04582"/>
    <w:rsid w:val="00F15233"/>
    <w:rsid w:val="00F15810"/>
    <w:rsid w:val="00F15BD6"/>
    <w:rsid w:val="00F20981"/>
    <w:rsid w:val="00F2277B"/>
    <w:rsid w:val="00F27172"/>
    <w:rsid w:val="00F33690"/>
    <w:rsid w:val="00F3789F"/>
    <w:rsid w:val="00F41816"/>
    <w:rsid w:val="00F442A9"/>
    <w:rsid w:val="00F6251C"/>
    <w:rsid w:val="00F62D98"/>
    <w:rsid w:val="00F72ABD"/>
    <w:rsid w:val="00F91B83"/>
    <w:rsid w:val="00F94C5E"/>
    <w:rsid w:val="00FA0473"/>
    <w:rsid w:val="00FA0712"/>
    <w:rsid w:val="00FA6604"/>
    <w:rsid w:val="00FA7A47"/>
    <w:rsid w:val="00FB02FC"/>
    <w:rsid w:val="00FB3F34"/>
    <w:rsid w:val="00FB440D"/>
    <w:rsid w:val="00FB5F65"/>
    <w:rsid w:val="00FC2BDA"/>
    <w:rsid w:val="00FC30E2"/>
    <w:rsid w:val="00FC542B"/>
    <w:rsid w:val="00FC70AD"/>
    <w:rsid w:val="00FD5474"/>
    <w:rsid w:val="00FE1FA6"/>
    <w:rsid w:val="00FE4D0E"/>
    <w:rsid w:val="00FF029B"/>
    <w:rsid w:val="00FF1A7F"/>
    <w:rsid w:val="00FF330E"/>
    <w:rsid w:val="00FF5578"/>
    <w:rsid w:val="00FF6E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style="mso-width-relative:margin;mso-height-relative:margin;v-text-anchor:middle" fillcolor="none [3205]" strokecolor="none [1605]">
      <v:fill color="none [3205]"/>
      <v:stroke color="none [1605]" weight="2pt"/>
    </o:shapedefaults>
    <o:shapelayout v:ext="edit">
      <o:idmap v:ext="edit" data="1"/>
      <o:rules v:ext="edit">
        <o:r id="V:Rule1" type="callout" idref="#线形标注 2 5"/>
        <o:r id="V:Rule2" type="callout" idref="#线形标注 2 7"/>
        <o:r id="V:Rule3" type="callout" idref="#线形标注 2 6"/>
        <o:r id="V:Rule4" type="callout" idref="#线形标注 2(带强调线) 16"/>
        <o:r id="V:Rule5" type="callout" idref="#线形标注 2(带强调线) 15"/>
        <o:r id="V:Rule6" type="callout" idref="#线形标注 2(带强调线) 14"/>
        <o:r id="V:Rule7" type="callout" idref="#线形标注 2 43"/>
        <o:r id="V:Rule8" type="callout" idref="#线形标注 2 40"/>
        <o:r id="V:Rule9" type="callout" idref="#线形标注 2 39"/>
        <o:r id="V:Rule10" type="callout" idref="#线形标注 2 38"/>
        <o:r id="V:Rule11" type="callout" idref="#_x0000_s1037"/>
        <o:r id="V:Rule12" type="callout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29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A01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5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A01B7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3A01B7"/>
  </w:style>
  <w:style w:type="character" w:customStyle="1" w:styleId="Heading1Char">
    <w:name w:val="Heading 1 Char"/>
    <w:basedOn w:val="DefaultParagraphFont"/>
    <w:link w:val="Heading1"/>
    <w:uiPriority w:val="9"/>
    <w:rsid w:val="003A01B7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491242"/>
    <w:pPr>
      <w:ind w:firstLineChars="200" w:firstLine="420"/>
    </w:pPr>
  </w:style>
  <w:style w:type="table" w:styleId="TableGrid">
    <w:name w:val="Table Grid"/>
    <w:basedOn w:val="TableNormal"/>
    <w:uiPriority w:val="59"/>
    <w:rsid w:val="004912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C0DF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DF1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175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0E19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9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9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9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93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29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A01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5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A01B7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3A01B7"/>
  </w:style>
  <w:style w:type="character" w:customStyle="1" w:styleId="Heading1Char">
    <w:name w:val="Heading 1 Char"/>
    <w:basedOn w:val="DefaultParagraphFont"/>
    <w:link w:val="Heading1"/>
    <w:uiPriority w:val="9"/>
    <w:rsid w:val="003A01B7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491242"/>
    <w:pPr>
      <w:ind w:firstLineChars="200" w:firstLine="420"/>
    </w:pPr>
  </w:style>
  <w:style w:type="table" w:styleId="TableGrid">
    <w:name w:val="Table Grid"/>
    <w:basedOn w:val="TableNormal"/>
    <w:uiPriority w:val="59"/>
    <w:rsid w:val="004912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C0DF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DF1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175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0E19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9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9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9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935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26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809D3F-4CF6-419B-BCEC-74747962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11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孙楠</dc:creator>
  <cp:lastModifiedBy>mhe</cp:lastModifiedBy>
  <cp:revision>28</cp:revision>
  <cp:lastPrinted>2014-02-07T10:52:00Z</cp:lastPrinted>
  <dcterms:created xsi:type="dcterms:W3CDTF">2014-03-05T02:15:00Z</dcterms:created>
  <dcterms:modified xsi:type="dcterms:W3CDTF">2014-03-05T10:37:00Z</dcterms:modified>
</cp:coreProperties>
</file>